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11" w:type="pct"/>
        <w:tblInd w:w="-275" w:type="dxa"/>
        <w:tblLook w:val="04A0" w:firstRow="1" w:lastRow="0" w:firstColumn="1" w:lastColumn="0" w:noHBand="0" w:noVBand="1"/>
      </w:tblPr>
      <w:tblGrid>
        <w:gridCol w:w="3341"/>
        <w:gridCol w:w="462"/>
        <w:gridCol w:w="3139"/>
        <w:gridCol w:w="430"/>
        <w:gridCol w:w="3458"/>
        <w:gridCol w:w="487"/>
      </w:tblGrid>
      <w:tr w:rsidR="00CE1DDC" w:rsidRPr="008F00D6" w14:paraId="5D7569AE" w14:textId="77777777" w:rsidTr="00782BD8">
        <w:tc>
          <w:tcPr>
            <w:tcW w:w="1476" w:type="pct"/>
          </w:tcPr>
          <w:p w14:paraId="6901DFA0" w14:textId="77777777" w:rsidR="00CE1DDC" w:rsidRPr="00617EE1" w:rsidRDefault="00CE1DDC" w:rsidP="007772EA">
            <w:pPr>
              <w:spacing w:before="40" w:after="40"/>
              <w:rPr>
                <w:rFonts w:asciiTheme="minorBidi" w:eastAsia="SimSun" w:hAnsiTheme="minorBidi" w:cstheme="minorBidi"/>
                <w:b/>
                <w:bCs/>
                <w:sz w:val="20"/>
                <w:szCs w:val="20"/>
                <w:lang w:val="en-GB" w:eastAsia="de-DE"/>
              </w:rPr>
            </w:pPr>
            <w:r w:rsidRPr="00617EE1">
              <w:rPr>
                <w:rFonts w:asciiTheme="minorBidi" w:eastAsia="SimSun" w:hAnsiTheme="minorBidi" w:cstheme="minorBidi"/>
                <w:b/>
                <w:bCs/>
                <w:sz w:val="20"/>
                <w:szCs w:val="20"/>
                <w:lang w:val="en-GB" w:eastAsia="de-DE"/>
              </w:rPr>
              <w:t>Initial Assessment</w:t>
            </w:r>
          </w:p>
        </w:tc>
        <w:tc>
          <w:tcPr>
            <w:tcW w:w="204" w:type="pct"/>
            <w:shd w:val="clear" w:color="auto" w:fill="F2F2F2" w:themeFill="background1" w:themeFillShade="F2"/>
          </w:tcPr>
          <w:p w14:paraId="07ECE62E" w14:textId="1A75E266" w:rsidR="00CE1DDC" w:rsidRPr="008F00D6" w:rsidRDefault="002C7195" w:rsidP="007772EA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√</w:t>
            </w:r>
          </w:p>
        </w:tc>
        <w:tc>
          <w:tcPr>
            <w:tcW w:w="1387" w:type="pct"/>
          </w:tcPr>
          <w:p w14:paraId="26471927" w14:textId="77777777" w:rsidR="00CE1DDC" w:rsidRPr="00617EE1" w:rsidRDefault="00CE1DDC" w:rsidP="007772EA">
            <w:pPr>
              <w:spacing w:before="40" w:after="40"/>
              <w:rPr>
                <w:rFonts w:asciiTheme="minorBidi" w:eastAsia="SimSun" w:hAnsiTheme="minorBidi" w:cstheme="minorBidi"/>
                <w:b/>
                <w:bCs/>
                <w:sz w:val="20"/>
                <w:szCs w:val="20"/>
                <w:lang w:val="en-GB" w:eastAsia="de-DE"/>
              </w:rPr>
            </w:pPr>
            <w:r w:rsidRPr="00617EE1">
              <w:rPr>
                <w:rFonts w:asciiTheme="minorBidi" w:eastAsia="SimSun" w:hAnsiTheme="minorBidi" w:cstheme="minorBidi"/>
                <w:b/>
                <w:bCs/>
                <w:sz w:val="20"/>
                <w:szCs w:val="20"/>
                <w:lang w:val="en-GB" w:eastAsia="de-DE"/>
              </w:rPr>
              <w:t>Surveillance Assessment</w:t>
            </w:r>
          </w:p>
        </w:tc>
        <w:tc>
          <w:tcPr>
            <w:tcW w:w="190" w:type="pct"/>
            <w:shd w:val="clear" w:color="auto" w:fill="F2F2F2" w:themeFill="background1" w:themeFillShade="F2"/>
          </w:tcPr>
          <w:p w14:paraId="109CA79E" w14:textId="77777777" w:rsidR="00CE1DDC" w:rsidRPr="008F00D6" w:rsidRDefault="00CE1DDC" w:rsidP="007772EA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</w:p>
        </w:tc>
        <w:tc>
          <w:tcPr>
            <w:tcW w:w="1528" w:type="pct"/>
          </w:tcPr>
          <w:p w14:paraId="64D6FF96" w14:textId="77777777" w:rsidR="00CE1DDC" w:rsidRPr="00617EE1" w:rsidRDefault="00CE1DDC" w:rsidP="007772EA">
            <w:pPr>
              <w:spacing w:before="40" w:after="40"/>
              <w:rPr>
                <w:rFonts w:asciiTheme="minorBidi" w:eastAsia="SimSun" w:hAnsiTheme="minorBidi" w:cstheme="minorBidi"/>
                <w:b/>
                <w:bCs/>
                <w:sz w:val="20"/>
                <w:szCs w:val="20"/>
                <w:lang w:val="en-GB" w:eastAsia="de-DE"/>
              </w:rPr>
            </w:pPr>
            <w:r w:rsidRPr="00617EE1">
              <w:rPr>
                <w:rFonts w:asciiTheme="minorBidi" w:eastAsia="SimSun" w:hAnsiTheme="minorBidi" w:cstheme="minorBidi"/>
                <w:b/>
                <w:bCs/>
                <w:sz w:val="20"/>
                <w:szCs w:val="20"/>
                <w:lang w:val="en-GB" w:eastAsia="de-DE"/>
              </w:rPr>
              <w:t>Re-Assessment</w:t>
            </w:r>
          </w:p>
        </w:tc>
        <w:tc>
          <w:tcPr>
            <w:tcW w:w="216" w:type="pct"/>
            <w:shd w:val="clear" w:color="auto" w:fill="F2F2F2" w:themeFill="background1" w:themeFillShade="F2"/>
            <w:vAlign w:val="center"/>
          </w:tcPr>
          <w:p w14:paraId="2717F742" w14:textId="77777777" w:rsidR="00CE1DDC" w:rsidRPr="008F00D6" w:rsidRDefault="00CE1DDC" w:rsidP="00E55E33">
            <w:pPr>
              <w:spacing w:before="40" w:after="40"/>
              <w:jc w:val="left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</w:p>
        </w:tc>
      </w:tr>
    </w:tbl>
    <w:p w14:paraId="7C6415B8" w14:textId="77777777" w:rsidR="00DE4F9A" w:rsidRPr="008F00D6" w:rsidRDefault="00DE4F9A" w:rsidP="007772EA">
      <w:pPr>
        <w:spacing w:before="40" w:after="40"/>
        <w:rPr>
          <w:rFonts w:asciiTheme="minorBidi" w:eastAsia="SimSun" w:hAnsiTheme="minorBidi" w:cstheme="minorBidi"/>
          <w:b/>
          <w:sz w:val="12"/>
          <w:szCs w:val="12"/>
          <w:lang w:val="en-GB" w:eastAsia="de-DE"/>
        </w:rPr>
      </w:pPr>
    </w:p>
    <w:tbl>
      <w:tblPr>
        <w:tblStyle w:val="TableGrid"/>
        <w:tblW w:w="5411" w:type="pct"/>
        <w:tblInd w:w="-275" w:type="dxa"/>
        <w:tblLook w:val="04A0" w:firstRow="1" w:lastRow="0" w:firstColumn="1" w:lastColumn="0" w:noHBand="0" w:noVBand="1"/>
      </w:tblPr>
      <w:tblGrid>
        <w:gridCol w:w="3339"/>
        <w:gridCol w:w="7978"/>
      </w:tblGrid>
      <w:tr w:rsidR="00822600" w:rsidRPr="008F00D6" w14:paraId="1090F7AA" w14:textId="77777777" w:rsidTr="00055E56">
        <w:tc>
          <w:tcPr>
            <w:tcW w:w="1475" w:type="pct"/>
          </w:tcPr>
          <w:p w14:paraId="26A2280F" w14:textId="77777777" w:rsidR="00822600" w:rsidRPr="008F00D6" w:rsidRDefault="00822600" w:rsidP="00822600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Report No.:</w:t>
            </w:r>
          </w:p>
        </w:tc>
        <w:tc>
          <w:tcPr>
            <w:tcW w:w="3525" w:type="pct"/>
            <w:vAlign w:val="center"/>
          </w:tcPr>
          <w:p w14:paraId="35E796CD" w14:textId="36785EBB" w:rsidR="00822600" w:rsidRPr="003A2130" w:rsidRDefault="00822600" w:rsidP="008335B7">
            <w:pPr>
              <w:rPr>
                <w:rFonts w:cs="Arial"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E64E67" w:rsidRPr="008F00D6" w14:paraId="729DFA73" w14:textId="77777777" w:rsidTr="00C8688A">
        <w:tc>
          <w:tcPr>
            <w:tcW w:w="1475" w:type="pct"/>
          </w:tcPr>
          <w:p w14:paraId="2479E949" w14:textId="7DA613E1" w:rsidR="00E64E67" w:rsidRPr="008F00D6" w:rsidRDefault="00E64E67" w:rsidP="00E64E67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F</w:t>
            </w: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actory</w:t>
            </w: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name:</w:t>
            </w:r>
          </w:p>
        </w:tc>
        <w:tc>
          <w:tcPr>
            <w:tcW w:w="3525" w:type="pct"/>
            <w:vAlign w:val="center"/>
          </w:tcPr>
          <w:p w14:paraId="73F755A8" w14:textId="7BCDBBA1" w:rsidR="00E64E67" w:rsidRPr="008F00D6" w:rsidRDefault="00E64E67" w:rsidP="00E64E67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</w:p>
        </w:tc>
      </w:tr>
      <w:tr w:rsidR="00E64E67" w:rsidRPr="008F00D6" w14:paraId="1699B2CC" w14:textId="77777777" w:rsidTr="00782BD8">
        <w:trPr>
          <w:trHeight w:val="470"/>
        </w:trPr>
        <w:tc>
          <w:tcPr>
            <w:tcW w:w="5000" w:type="pct"/>
            <w:gridSpan w:val="2"/>
            <w:vAlign w:val="center"/>
          </w:tcPr>
          <w:p w14:paraId="319E07B0" w14:textId="4C32470B" w:rsidR="00E64E67" w:rsidRPr="008F00D6" w:rsidRDefault="00E64E67" w:rsidP="00E64E67">
            <w:pPr>
              <w:spacing w:before="40" w:after="40"/>
              <w:jc w:val="left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The auditor</w:t>
            </w: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</w:t>
            </w: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inspected the above referenced factory with the following results:</w:t>
            </w:r>
          </w:p>
        </w:tc>
      </w:tr>
    </w:tbl>
    <w:p w14:paraId="216CF701" w14:textId="77777777" w:rsidR="00DE4F9A" w:rsidRPr="008F00D6" w:rsidRDefault="00DE4F9A" w:rsidP="008F00D6">
      <w:pPr>
        <w:tabs>
          <w:tab w:val="left" w:pos="709"/>
          <w:tab w:val="left" w:pos="1739"/>
        </w:tabs>
        <w:rPr>
          <w:rFonts w:asciiTheme="minorBidi" w:eastAsia="SimSun" w:hAnsiTheme="minorBidi" w:cstheme="minorBidi"/>
          <w:b/>
          <w:sz w:val="20"/>
          <w:szCs w:val="20"/>
          <w:lang w:val="en-GB" w:eastAsia="de-DE"/>
        </w:rPr>
      </w:pPr>
      <w:r w:rsidRPr="008F00D6">
        <w:rPr>
          <w:rFonts w:asciiTheme="minorBidi" w:eastAsia="SimSun" w:hAnsiTheme="minorBidi" w:cstheme="minorBidi"/>
          <w:b/>
          <w:sz w:val="20"/>
          <w:szCs w:val="20"/>
          <w:lang w:val="en-GB" w:eastAsia="de-DE"/>
        </w:rPr>
        <w:tab/>
      </w:r>
      <w:r w:rsidR="0087637C" w:rsidRPr="008F00D6">
        <w:rPr>
          <w:rFonts w:asciiTheme="minorBidi" w:eastAsia="SimSun" w:hAnsiTheme="minorBidi" w:cstheme="minorBidi"/>
          <w:b/>
          <w:sz w:val="20"/>
          <w:szCs w:val="20"/>
          <w:lang w:val="en-GB" w:eastAsia="de-DE"/>
        </w:rPr>
        <w:tab/>
      </w:r>
    </w:p>
    <w:tbl>
      <w:tblPr>
        <w:tblW w:w="5411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377"/>
        <w:gridCol w:w="2286"/>
        <w:gridCol w:w="2854"/>
      </w:tblGrid>
      <w:tr w:rsidR="006E51B9" w:rsidRPr="008F00D6" w14:paraId="55635AD2" w14:textId="77777777" w:rsidTr="00782BD8">
        <w:tc>
          <w:tcPr>
            <w:tcW w:w="5000" w:type="pct"/>
            <w:gridSpan w:val="4"/>
            <w:shd w:val="clear" w:color="auto" w:fill="DEEAF6" w:themeFill="accent1" w:themeFillTint="33"/>
            <w:vAlign w:val="center"/>
          </w:tcPr>
          <w:p w14:paraId="6C4CB25C" w14:textId="77777777" w:rsidR="006E51B9" w:rsidRPr="008F00D6" w:rsidRDefault="006E51B9" w:rsidP="0038697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center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>Audit Summary</w:t>
            </w:r>
          </w:p>
        </w:tc>
      </w:tr>
      <w:tr w:rsidR="006E51B9" w:rsidRPr="008F00D6" w14:paraId="0DDEFE1A" w14:textId="77777777" w:rsidTr="00782BD8">
        <w:tc>
          <w:tcPr>
            <w:tcW w:w="1679" w:type="pct"/>
            <w:shd w:val="clear" w:color="auto" w:fill="F2F2F2" w:themeFill="background1" w:themeFillShade="F2"/>
            <w:vAlign w:val="center"/>
          </w:tcPr>
          <w:p w14:paraId="5FA01D9A" w14:textId="77777777" w:rsidR="006E51B9" w:rsidRPr="008F00D6" w:rsidRDefault="006E51B9" w:rsidP="00386970">
            <w:pPr>
              <w:spacing w:before="40" w:after="40"/>
              <w:jc w:val="center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Section</w:t>
            </w:r>
          </w:p>
        </w:tc>
        <w:tc>
          <w:tcPr>
            <w:tcW w:w="1050" w:type="pct"/>
            <w:shd w:val="clear" w:color="auto" w:fill="F2F2F2" w:themeFill="background1" w:themeFillShade="F2"/>
          </w:tcPr>
          <w:p w14:paraId="1C9C8BB1" w14:textId="77777777" w:rsidR="006E51B9" w:rsidRPr="008F00D6" w:rsidRDefault="006E51B9" w:rsidP="00AC684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center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>P = Pass</w:t>
            </w:r>
          </w:p>
        </w:tc>
        <w:tc>
          <w:tcPr>
            <w:tcW w:w="1010" w:type="pct"/>
            <w:shd w:val="clear" w:color="auto" w:fill="F2F2F2" w:themeFill="background1" w:themeFillShade="F2"/>
          </w:tcPr>
          <w:p w14:paraId="3CA7CA9C" w14:textId="77777777" w:rsidR="006E51B9" w:rsidRPr="008F00D6" w:rsidRDefault="006E51B9" w:rsidP="00AC684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center"/>
              <w:rPr>
                <w:rFonts w:asciiTheme="minorBidi" w:eastAsia="SimSun" w:hAnsiTheme="minorBidi" w:cstheme="minorBidi"/>
                <w:b/>
                <w:sz w:val="20"/>
                <w:szCs w:val="20"/>
              </w:rPr>
            </w:pPr>
            <w:r w:rsidRPr="008F00D6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>F = Fail</w:t>
            </w:r>
          </w:p>
        </w:tc>
        <w:tc>
          <w:tcPr>
            <w:tcW w:w="1261" w:type="pct"/>
            <w:shd w:val="clear" w:color="auto" w:fill="F2F2F2" w:themeFill="background1" w:themeFillShade="F2"/>
          </w:tcPr>
          <w:p w14:paraId="0C149D30" w14:textId="77777777" w:rsidR="006E51B9" w:rsidRPr="008F00D6" w:rsidRDefault="006E51B9" w:rsidP="00AC684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center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>N = Not applicable</w:t>
            </w:r>
          </w:p>
        </w:tc>
      </w:tr>
      <w:tr w:rsidR="00AC6849" w:rsidRPr="008F00D6" w14:paraId="20CA826E" w14:textId="77777777" w:rsidTr="00782BD8">
        <w:tc>
          <w:tcPr>
            <w:tcW w:w="1679" w:type="pct"/>
            <w:vAlign w:val="center"/>
          </w:tcPr>
          <w:p w14:paraId="3EC6DFBF" w14:textId="77777777" w:rsidR="00AC6849" w:rsidRPr="008F00D6" w:rsidRDefault="00AC6849" w:rsidP="007F53B9">
            <w:pPr>
              <w:spacing w:before="40" w:after="40"/>
              <w:jc w:val="both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Incoming Goods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0386579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0" w:type="pct"/>
              </w:tcPr>
              <w:p w14:paraId="6E8273FB" w14:textId="01116BF8" w:rsidR="00AC6849" w:rsidRPr="008F00D6" w:rsidRDefault="00EE2D09" w:rsidP="00AC6849">
                <w:pPr>
                  <w:tabs>
                    <w:tab w:val="left" w:pos="600"/>
                    <w:tab w:val="left" w:pos="1200"/>
                    <w:tab w:val="left" w:pos="1800"/>
                    <w:tab w:val="left" w:pos="2400"/>
                    <w:tab w:val="left" w:pos="3000"/>
                    <w:tab w:val="left" w:pos="3600"/>
                    <w:tab w:val="left" w:pos="4200"/>
                    <w:tab w:val="left" w:pos="4800"/>
                    <w:tab w:val="left" w:pos="5400"/>
                    <w:tab w:val="left" w:pos="6000"/>
                    <w:tab w:val="left" w:pos="6600"/>
                    <w:tab w:val="left" w:pos="6840"/>
                    <w:tab w:val="left" w:pos="7080"/>
                    <w:tab w:val="left" w:pos="7560"/>
                    <w:tab w:val="left" w:pos="9000"/>
                  </w:tabs>
                  <w:spacing w:before="40" w:after="40"/>
                  <w:jc w:val="center"/>
                  <w:rPr>
                    <w:rFonts w:asciiTheme="minorBidi" w:eastAsia="SimSun" w:hAnsiTheme="minorBidi" w:cstheme="minorBidi"/>
                    <w:b/>
                    <w:sz w:val="20"/>
                    <w:szCs w:val="20"/>
                    <w:lang w:val="en-GB" w:eastAsia="de-DE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940991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0" w:type="pct"/>
              </w:tcPr>
              <w:p w14:paraId="1DA85CF8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401015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1" w:type="pct"/>
              </w:tcPr>
              <w:p w14:paraId="5F036870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</w:tr>
      <w:tr w:rsidR="00AC6849" w:rsidRPr="008F00D6" w14:paraId="452B1724" w14:textId="77777777" w:rsidTr="00782BD8">
        <w:tc>
          <w:tcPr>
            <w:tcW w:w="1679" w:type="pct"/>
          </w:tcPr>
          <w:p w14:paraId="13FA8576" w14:textId="77777777" w:rsidR="00AC6849" w:rsidRPr="008F00D6" w:rsidRDefault="00AC6849" w:rsidP="00AC684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Production</w:t>
            </w:r>
            <w:r w:rsidR="001C3470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Control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3301844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0" w:type="pct"/>
              </w:tcPr>
              <w:p w14:paraId="0CDECEFF" w14:textId="6B3E38C3" w:rsidR="00AC6849" w:rsidRPr="008F00D6" w:rsidRDefault="00EE2D0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666597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0" w:type="pct"/>
              </w:tcPr>
              <w:p w14:paraId="5AB7B8EB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183812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1" w:type="pct"/>
              </w:tcPr>
              <w:p w14:paraId="553DF69F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</w:tr>
      <w:tr w:rsidR="00AC6849" w:rsidRPr="008F00D6" w14:paraId="0CF0C9E9" w14:textId="77777777" w:rsidTr="00782BD8">
        <w:tc>
          <w:tcPr>
            <w:tcW w:w="1679" w:type="pct"/>
          </w:tcPr>
          <w:p w14:paraId="212390B4" w14:textId="77777777" w:rsidR="00AC6849" w:rsidRPr="001C3470" w:rsidRDefault="00AC6849" w:rsidP="00AC684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1C3470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Measuring Equipment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9781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0" w:type="pct"/>
              </w:tcPr>
              <w:p w14:paraId="6C730DF3" w14:textId="254BA00B" w:rsidR="00AC6849" w:rsidRPr="008F00D6" w:rsidRDefault="00EE2D0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2098977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0" w:type="pct"/>
              </w:tcPr>
              <w:p w14:paraId="14EB04D6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779793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1" w:type="pct"/>
              </w:tcPr>
              <w:p w14:paraId="17254C67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</w:tr>
      <w:tr w:rsidR="00AC6849" w:rsidRPr="008F00D6" w14:paraId="1BCE2621" w14:textId="77777777" w:rsidTr="00782BD8">
        <w:tc>
          <w:tcPr>
            <w:tcW w:w="1679" w:type="pct"/>
            <w:vAlign w:val="center"/>
          </w:tcPr>
          <w:p w14:paraId="0C7EB5DB" w14:textId="77777777" w:rsidR="00AC6849" w:rsidRPr="001C3470" w:rsidRDefault="001C3470" w:rsidP="001C347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1C3470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Handling and Storage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9369651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0" w:type="pct"/>
              </w:tcPr>
              <w:p w14:paraId="74134D99" w14:textId="0F287BD4" w:rsidR="00AC6849" w:rsidRPr="008F00D6" w:rsidRDefault="00EE2D0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954625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0" w:type="pct"/>
              </w:tcPr>
              <w:p w14:paraId="2394EBE2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2147082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1" w:type="pct"/>
              </w:tcPr>
              <w:p w14:paraId="2329F5F9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</w:tr>
      <w:tr w:rsidR="00AC6849" w:rsidRPr="008F00D6" w14:paraId="3920B1B1" w14:textId="77777777" w:rsidTr="00782BD8">
        <w:tc>
          <w:tcPr>
            <w:tcW w:w="1679" w:type="pct"/>
            <w:vAlign w:val="center"/>
          </w:tcPr>
          <w:p w14:paraId="4E997D34" w14:textId="77777777" w:rsidR="00AC6849" w:rsidRPr="001C3470" w:rsidRDefault="001C3470" w:rsidP="001C347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1C3470">
              <w:rPr>
                <w:rFonts w:asciiTheme="minorBidi" w:hAnsiTheme="minorBidi" w:cstheme="minorBidi"/>
                <w:sz w:val="20"/>
                <w:szCs w:val="20"/>
                <w:lang w:val="en-GB"/>
              </w:rPr>
              <w:t>Product Verification Testing (PVT) and Complaint Handling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1211458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0" w:type="pct"/>
              </w:tcPr>
              <w:p w14:paraId="71651D16" w14:textId="24B7270A" w:rsidR="00AC6849" w:rsidRPr="008F00D6" w:rsidRDefault="00EE2D0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761030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0" w:type="pct"/>
              </w:tcPr>
              <w:p w14:paraId="4F19D618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1587304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1" w:type="pct"/>
              </w:tcPr>
              <w:p w14:paraId="2D372F5C" w14:textId="77777777" w:rsidR="00AC6849" w:rsidRPr="008F00D6" w:rsidRDefault="00AC6849" w:rsidP="00AC684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</w:tr>
      <w:tr w:rsidR="007F53B9" w:rsidRPr="008F00D6" w14:paraId="6AA9F3BD" w14:textId="77777777" w:rsidTr="00782BD8">
        <w:tc>
          <w:tcPr>
            <w:tcW w:w="1679" w:type="pct"/>
            <w:vAlign w:val="center"/>
          </w:tcPr>
          <w:p w14:paraId="364DA1E7" w14:textId="77777777" w:rsidR="007F53B9" w:rsidRPr="001C3470" w:rsidRDefault="007F53B9" w:rsidP="007F53B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1C3470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Quality Records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724612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0" w:type="pct"/>
              </w:tcPr>
              <w:p w14:paraId="5B48E326" w14:textId="328625C3" w:rsidR="007F53B9" w:rsidRPr="008F00D6" w:rsidRDefault="00EE2D09" w:rsidP="007F53B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968736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0" w:type="pct"/>
              </w:tcPr>
              <w:p w14:paraId="163F068B" w14:textId="77777777" w:rsidR="007F53B9" w:rsidRPr="008F00D6" w:rsidRDefault="007F53B9" w:rsidP="007F53B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-681351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1" w:type="pct"/>
              </w:tcPr>
              <w:p w14:paraId="0AEABEE4" w14:textId="77777777" w:rsidR="007F53B9" w:rsidRPr="008F00D6" w:rsidRDefault="007F53B9" w:rsidP="007F53B9">
                <w:pPr>
                  <w:jc w:val="center"/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</w:tr>
    </w:tbl>
    <w:p w14:paraId="14F87B5F" w14:textId="77777777" w:rsidR="00094BDF" w:rsidRPr="008F00D6" w:rsidRDefault="00094BDF" w:rsidP="008F00D6">
      <w:pPr>
        <w:rPr>
          <w:rFonts w:asciiTheme="minorBidi" w:eastAsia="SimSun" w:hAnsiTheme="minorBidi" w:cstheme="minorBidi"/>
          <w:b/>
          <w:sz w:val="14"/>
          <w:szCs w:val="14"/>
          <w:lang w:val="en-GB" w:eastAsia="de-DE"/>
        </w:rPr>
      </w:pPr>
    </w:p>
    <w:p w14:paraId="1BA19998" w14:textId="77777777" w:rsidR="00361C1B" w:rsidRPr="008F00D6" w:rsidRDefault="00361C1B" w:rsidP="008F00D6">
      <w:pPr>
        <w:rPr>
          <w:rFonts w:asciiTheme="minorBidi" w:eastAsia="SimSun" w:hAnsiTheme="minorBidi" w:cstheme="minorBidi"/>
          <w:b/>
          <w:sz w:val="20"/>
          <w:szCs w:val="20"/>
          <w:lang w:val="en-GB" w:eastAsia="de-DE"/>
        </w:rPr>
      </w:pPr>
    </w:p>
    <w:tbl>
      <w:tblPr>
        <w:tblStyle w:val="TableGrid"/>
        <w:tblW w:w="5364" w:type="pct"/>
        <w:tblInd w:w="-275" w:type="dxa"/>
        <w:tblLook w:val="04A0" w:firstRow="1" w:lastRow="0" w:firstColumn="1" w:lastColumn="0" w:noHBand="0" w:noVBand="1"/>
      </w:tblPr>
      <w:tblGrid>
        <w:gridCol w:w="11218"/>
      </w:tblGrid>
      <w:tr w:rsidR="0055192E" w:rsidRPr="008F00D6" w14:paraId="66106263" w14:textId="77777777" w:rsidTr="00782BD8">
        <w:trPr>
          <w:trHeight w:val="344"/>
        </w:trPr>
        <w:tc>
          <w:tcPr>
            <w:tcW w:w="5000" w:type="pct"/>
            <w:tcBorders>
              <w:bottom w:val="single" w:sz="4" w:space="0" w:color="auto"/>
            </w:tcBorders>
          </w:tcPr>
          <w:p w14:paraId="218E2AE5" w14:textId="7687B76C" w:rsidR="0055192E" w:rsidRPr="008F00D6" w:rsidRDefault="0055192E" w:rsidP="00086759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The requirements in respect to an orderly production and the </w:t>
            </w:r>
            <w:r w:rsidR="0008675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</w:t>
            </w:r>
            <w:r w:rsidR="00086759">
              <w:rPr>
                <w:rFonts w:asciiTheme="minorBidi" w:eastAsia="SimSun" w:hAnsiTheme="minorBidi" w:cstheme="minorBidi"/>
                <w:bCs/>
                <w:color w:val="000000" w:themeColor="text1"/>
                <w:sz w:val="20"/>
                <w:szCs w:val="20"/>
                <w:lang w:val="en-GB" w:eastAsia="de-DE"/>
              </w:rPr>
              <w:t>udit</w:t>
            </w:r>
            <w:r w:rsidRPr="007F53B9">
              <w:rPr>
                <w:rFonts w:asciiTheme="minorBidi" w:eastAsia="SimSun" w:hAnsiTheme="minorBidi" w:cstheme="minorBidi"/>
                <w:bCs/>
                <w:color w:val="000000" w:themeColor="text1"/>
                <w:sz w:val="20"/>
                <w:szCs w:val="20"/>
                <w:lang w:val="en-GB" w:eastAsia="de-DE"/>
              </w:rPr>
              <w:t xml:space="preserve"> of </w:t>
            </w:r>
            <w:r w:rsidR="00025504" w:rsidRPr="007F53B9">
              <w:rPr>
                <w:rFonts w:asciiTheme="minorBidi" w:eastAsia="SimSun" w:hAnsiTheme="minorBidi" w:cstheme="minorBidi"/>
                <w:bCs/>
                <w:color w:val="000000" w:themeColor="text1"/>
                <w:sz w:val="20"/>
                <w:szCs w:val="20"/>
                <w:lang w:val="en-GB" w:eastAsia="de-DE"/>
              </w:rPr>
              <w:t xml:space="preserve">licensed </w:t>
            </w: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products are </w:t>
            </w:r>
          </w:p>
        </w:tc>
      </w:tr>
    </w:tbl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"/>
        <w:gridCol w:w="1724"/>
        <w:gridCol w:w="428"/>
        <w:gridCol w:w="2456"/>
        <w:gridCol w:w="428"/>
        <w:gridCol w:w="2456"/>
        <w:gridCol w:w="339"/>
        <w:gridCol w:w="2734"/>
      </w:tblGrid>
      <w:tr w:rsidR="0055192E" w:rsidRPr="008F00D6" w14:paraId="2F196BF7" w14:textId="77777777" w:rsidTr="00782BD8">
        <w:trPr>
          <w:cantSplit/>
        </w:trPr>
        <w:bookmarkStart w:id="0" w:name="Kontrollkästchen1" w:displacedByCustomXml="next"/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7368951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5" w:type="pct"/>
                <w:vMerge w:val="restart"/>
                <w:tcBorders>
                  <w:top w:val="nil"/>
                  <w:left w:val="nil"/>
                  <w:right w:val="single" w:sz="4" w:space="0" w:color="auto"/>
                </w:tcBorders>
              </w:tcPr>
              <w:p w14:paraId="1D9B6FF2" w14:textId="07D95AB9" w:rsidR="0055192E" w:rsidRPr="008F00D6" w:rsidRDefault="00EE2D09" w:rsidP="0055192E">
                <w:pPr>
                  <w:spacing w:before="40" w:after="40"/>
                  <w:rPr>
                    <w:rFonts w:asciiTheme="minorBidi" w:eastAsia="SimSun" w:hAnsiTheme="minorBidi" w:cstheme="minorBidi"/>
                    <w:b/>
                    <w:sz w:val="20"/>
                    <w:szCs w:val="20"/>
                    <w:lang w:val="en-GB" w:eastAsia="de-DE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p>
            </w:tc>
          </w:sdtContent>
        </w:sdt>
        <w:tc>
          <w:tcPr>
            <w:tcW w:w="7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53AE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fulfilled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481199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6" w:type="pct"/>
                <w:vMerge w:val="restar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F11FF7" w14:textId="77777777" w:rsidR="0055192E" w:rsidRPr="008F00D6" w:rsidRDefault="00AC6849" w:rsidP="0055192E">
                <w:pPr>
                  <w:spacing w:before="40" w:after="40"/>
                  <w:rPr>
                    <w:rFonts w:asciiTheme="minorBidi" w:eastAsia="SimSun" w:hAnsiTheme="minorBidi" w:cstheme="minorBidi"/>
                    <w:sz w:val="20"/>
                    <w:szCs w:val="20"/>
                    <w:lang w:val="en-GB" w:eastAsia="de-DE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tc>
          <w:tcPr>
            <w:tcW w:w="1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413FB" w14:textId="77777777" w:rsidR="0055192E" w:rsidRPr="008F00D6" w:rsidRDefault="0055192E" w:rsidP="00EC065B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fulfilled </w:t>
            </w:r>
            <w:r w:rsidR="00EC065B" w:rsidRPr="007F53B9">
              <w:rPr>
                <w:rFonts w:asciiTheme="minorBidi" w:eastAsia="SimSun" w:hAnsiTheme="minorBidi" w:cstheme="minorBidi"/>
                <w:bCs/>
                <w:color w:val="000000" w:themeColor="text1"/>
                <w:sz w:val="20"/>
                <w:szCs w:val="20"/>
                <w:lang w:val="en-GB" w:eastAsia="de-DE"/>
              </w:rPr>
              <w:t>with condition</w:t>
            </w:r>
            <w:r w:rsidRPr="007F53B9">
              <w:rPr>
                <w:rFonts w:asciiTheme="minorBidi" w:eastAsia="SimSun" w:hAnsiTheme="minorBidi" w:cstheme="minorBidi"/>
                <w:bCs/>
                <w:color w:val="000000" w:themeColor="text1"/>
                <w:sz w:val="20"/>
                <w:szCs w:val="20"/>
                <w:lang w:val="en-GB" w:eastAsia="de-DE"/>
              </w:rPr>
              <w:t xml:space="preserve"> </w:t>
            </w:r>
          </w:p>
        </w:tc>
        <w:tc>
          <w:tcPr>
            <w:tcW w:w="19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6870" w14:textId="77777777" w:rsidR="0055192E" w:rsidRPr="008F00D6" w:rsidRDefault="00000000" w:rsidP="00AC6849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1045186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6203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AC6849" w:rsidRPr="008F00D6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 xml:space="preserve"> </w:t>
            </w:r>
          </w:p>
        </w:tc>
        <w:tc>
          <w:tcPr>
            <w:tcW w:w="1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366BE1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not fulfilled</w:t>
            </w:r>
          </w:p>
        </w:tc>
        <w:sdt>
          <w:sdtPr>
            <w:rPr>
              <w:rFonts w:asciiTheme="minorBidi" w:eastAsia="SimSun" w:hAnsiTheme="minorBidi" w:cstheme="minorBidi"/>
              <w:b/>
              <w:sz w:val="20"/>
              <w:szCs w:val="20"/>
              <w:lang w:val="en-GB" w:eastAsia="de-DE"/>
            </w:rPr>
            <w:id w:val="1341283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vMerge w:val="restar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D54C62" w14:textId="77777777" w:rsidR="0055192E" w:rsidRPr="008F00D6" w:rsidRDefault="00AC6849" w:rsidP="0055192E">
                <w:pPr>
                  <w:spacing w:before="40" w:after="40"/>
                  <w:rPr>
                    <w:rFonts w:asciiTheme="minorBidi" w:eastAsia="SimSun" w:hAnsiTheme="minorBidi" w:cstheme="minorBidi"/>
                    <w:b/>
                    <w:sz w:val="20"/>
                    <w:szCs w:val="20"/>
                    <w:lang w:val="en-GB" w:eastAsia="de-DE"/>
                  </w:rPr>
                </w:pPr>
                <w:r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p>
            </w:tc>
          </w:sdtContent>
        </w:sdt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E04DE6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not fulfilled</w:t>
            </w:r>
          </w:p>
        </w:tc>
      </w:tr>
      <w:tr w:rsidR="0055192E" w:rsidRPr="008F00D6" w14:paraId="30DB780A" w14:textId="77777777" w:rsidTr="00782BD8">
        <w:trPr>
          <w:cantSplit/>
        </w:trPr>
        <w:tc>
          <w:tcPr>
            <w:tcW w:w="165" w:type="pct"/>
            <w:vMerge/>
            <w:tcBorders>
              <w:left w:val="nil"/>
              <w:right w:val="single" w:sz="4" w:space="0" w:color="auto"/>
            </w:tcBorders>
          </w:tcPr>
          <w:p w14:paraId="7D4F9C6C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D630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no deviations</w:t>
            </w:r>
          </w:p>
        </w:tc>
        <w:tc>
          <w:tcPr>
            <w:tcW w:w="1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F27C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7369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minor deviations</w:t>
            </w:r>
          </w:p>
        </w:tc>
        <w:tc>
          <w:tcPr>
            <w:tcW w:w="1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605B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5B66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major deviations</w:t>
            </w:r>
          </w:p>
        </w:tc>
        <w:tc>
          <w:tcPr>
            <w:tcW w:w="1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37D0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05A5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safety affected deviations </w:t>
            </w:r>
          </w:p>
        </w:tc>
      </w:tr>
      <w:tr w:rsidR="0055192E" w:rsidRPr="008F00D6" w14:paraId="190827AC" w14:textId="77777777" w:rsidTr="00782BD8">
        <w:trPr>
          <w:cantSplit/>
          <w:trHeight w:val="123"/>
        </w:trPr>
        <w:tc>
          <w:tcPr>
            <w:tcW w:w="165" w:type="pct"/>
            <w:vMerge/>
            <w:tcBorders>
              <w:left w:val="nil"/>
              <w:bottom w:val="nil"/>
              <w:right w:val="single" w:sz="4" w:space="0" w:color="auto"/>
            </w:tcBorders>
          </w:tcPr>
          <w:p w14:paraId="6E98DD17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A3CD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positive confirmation</w:t>
            </w:r>
          </w:p>
        </w:tc>
        <w:tc>
          <w:tcPr>
            <w:tcW w:w="196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A6F7C4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00D9" w14:textId="107E6A6F" w:rsidR="0055192E" w:rsidRPr="008F00D6" w:rsidRDefault="0055192E" w:rsidP="00B3108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corrections will be checked during next </w:t>
            </w:r>
            <w:r w:rsidR="0008675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audit</w:t>
            </w:r>
          </w:p>
        </w:tc>
        <w:tc>
          <w:tcPr>
            <w:tcW w:w="196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C131A3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2BE1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document check of the </w:t>
            </w:r>
          </w:p>
          <w:p w14:paraId="169245B6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corrective actions necessary</w:t>
            </w:r>
          </w:p>
        </w:tc>
        <w:tc>
          <w:tcPr>
            <w:tcW w:w="155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890AF9" w14:textId="77777777" w:rsidR="0055192E" w:rsidRPr="008F00D6" w:rsidRDefault="0055192E" w:rsidP="0055192E">
            <w:pPr>
              <w:spacing w:before="40" w:after="40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9A3F" w14:textId="77413A89" w:rsidR="0055192E" w:rsidRPr="008F00D6" w:rsidRDefault="00EC065B" w:rsidP="00086759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Re-</w:t>
            </w:r>
            <w:r w:rsidR="0008675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audit</w:t>
            </w:r>
            <w:r w:rsidR="0055192E"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necessary</w:t>
            </w:r>
          </w:p>
        </w:tc>
      </w:tr>
      <w:bookmarkEnd w:id="0"/>
    </w:tbl>
    <w:p w14:paraId="68E6C195" w14:textId="77777777" w:rsidR="00DE4F9A" w:rsidRPr="008F00D6" w:rsidRDefault="00DE4F9A" w:rsidP="008F00D6">
      <w:pPr>
        <w:rPr>
          <w:rFonts w:asciiTheme="minorBidi" w:eastAsia="SimSun" w:hAnsiTheme="minorBidi" w:cstheme="minorBidi"/>
          <w:b/>
          <w:sz w:val="16"/>
          <w:szCs w:val="16"/>
          <w:lang w:val="en-GB" w:eastAsia="de-DE"/>
        </w:rPr>
      </w:pPr>
    </w:p>
    <w:tbl>
      <w:tblPr>
        <w:tblStyle w:val="TableGrid"/>
        <w:tblW w:w="5364" w:type="pct"/>
        <w:tblInd w:w="-275" w:type="dxa"/>
        <w:tblLook w:val="04A0" w:firstRow="1" w:lastRow="0" w:firstColumn="1" w:lastColumn="0" w:noHBand="0" w:noVBand="1"/>
      </w:tblPr>
      <w:tblGrid>
        <w:gridCol w:w="2329"/>
        <w:gridCol w:w="8889"/>
      </w:tblGrid>
      <w:tr w:rsidR="0055192E" w:rsidRPr="008F00D6" w14:paraId="7E3051EF" w14:textId="77777777" w:rsidTr="00782BD8">
        <w:trPr>
          <w:trHeight w:val="632"/>
        </w:trPr>
        <w:tc>
          <w:tcPr>
            <w:tcW w:w="1038" w:type="pct"/>
            <w:vAlign w:val="center"/>
          </w:tcPr>
          <w:p w14:paraId="779D51A2" w14:textId="77777777" w:rsidR="0055192E" w:rsidRPr="008F00D6" w:rsidRDefault="00CE1285" w:rsidP="00CE1285">
            <w:pPr>
              <w:spacing w:before="40" w:after="40"/>
              <w:jc w:val="left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E</w:t>
            </w:r>
            <w:r w:rsidR="0055192E"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xplanation</w:t>
            </w: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/ </w:t>
            </w:r>
            <w:r w:rsidRPr="007F53B9">
              <w:rPr>
                <w:rFonts w:asciiTheme="minorBidi" w:eastAsia="SimSun" w:hAnsiTheme="minorBidi" w:cstheme="minorBidi"/>
                <w:bCs/>
                <w:color w:val="000000" w:themeColor="text1"/>
                <w:sz w:val="20"/>
                <w:szCs w:val="20"/>
                <w:lang w:val="en-GB" w:eastAsia="de-DE"/>
              </w:rPr>
              <w:t>Remarks</w:t>
            </w:r>
          </w:p>
        </w:tc>
        <w:tc>
          <w:tcPr>
            <w:tcW w:w="3962" w:type="pct"/>
            <w:vAlign w:val="center"/>
          </w:tcPr>
          <w:p w14:paraId="6951B241" w14:textId="1EA41B02" w:rsidR="0055192E" w:rsidRPr="008F00D6" w:rsidRDefault="009A6D60" w:rsidP="00CE1285">
            <w:pPr>
              <w:spacing w:before="40" w:after="40"/>
              <w:jc w:val="left"/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</w:pPr>
            <w:r w:rsidRPr="004B36B6">
              <w:t xml:space="preserve">Technical Regulation for </w:t>
            </w:r>
          </w:p>
        </w:tc>
      </w:tr>
    </w:tbl>
    <w:p w14:paraId="1EC4345D" w14:textId="77777777" w:rsidR="0055192E" w:rsidRPr="008F00D6" w:rsidRDefault="0055192E" w:rsidP="008F00D6">
      <w:pPr>
        <w:rPr>
          <w:rFonts w:asciiTheme="minorBidi" w:eastAsia="SimSun" w:hAnsiTheme="minorBidi" w:cstheme="minorBidi"/>
          <w:b/>
          <w:sz w:val="14"/>
          <w:szCs w:val="14"/>
          <w:lang w:val="en-GB" w:eastAsia="de-DE"/>
        </w:rPr>
      </w:pPr>
    </w:p>
    <w:tbl>
      <w:tblPr>
        <w:tblStyle w:val="TableGrid"/>
        <w:tblW w:w="5364" w:type="pct"/>
        <w:tblInd w:w="-275" w:type="dxa"/>
        <w:tblLook w:val="04A0" w:firstRow="1" w:lastRow="0" w:firstColumn="1" w:lastColumn="0" w:noHBand="0" w:noVBand="1"/>
      </w:tblPr>
      <w:tblGrid>
        <w:gridCol w:w="11218"/>
      </w:tblGrid>
      <w:tr w:rsidR="0055192E" w:rsidRPr="008F00D6" w14:paraId="3877CF37" w14:textId="77777777" w:rsidTr="00782BD8">
        <w:tc>
          <w:tcPr>
            <w:tcW w:w="5000" w:type="pct"/>
          </w:tcPr>
          <w:p w14:paraId="6819950C" w14:textId="36FAAB6B" w:rsidR="0055192E" w:rsidRPr="008F00D6" w:rsidRDefault="0055192E" w:rsidP="00086759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The factory will be visited again in</w:t>
            </w:r>
            <w:r w:rsidR="00546FC7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</w:t>
            </w:r>
            <w:r w:rsidR="00906B41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                    </w:t>
            </w:r>
            <w:r w:rsidR="00546FC7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</w:t>
            </w:r>
            <w:r w:rsidR="00546FC7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 xml:space="preserve"> </w:t>
            </w: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1129859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E2D09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sdtContent>
            </w:sdt>
            <w:r w:rsidR="00546FC7"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  one year</w:t>
            </w:r>
            <w:r w:rsidR="00546FC7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       </w:t>
            </w: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587192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46FC7"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546FC7"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  </w:t>
            </w:r>
            <w:r w:rsidR="00546FC7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earlier, due to re-</w:t>
            </w:r>
            <w:r w:rsidR="0008675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audit</w:t>
            </w:r>
          </w:p>
        </w:tc>
      </w:tr>
      <w:tr w:rsidR="00F02370" w:rsidRPr="008F00D6" w14:paraId="4F6BDD38" w14:textId="77777777" w:rsidTr="00782BD8">
        <w:tc>
          <w:tcPr>
            <w:tcW w:w="5000" w:type="pct"/>
          </w:tcPr>
          <w:p w14:paraId="6755535C" w14:textId="39D7C114" w:rsidR="00F02370" w:rsidRPr="008F00D6" w:rsidRDefault="00F02370" w:rsidP="00086759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The </w:t>
            </w:r>
            <w:r w:rsidR="0008675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audit</w:t>
            </w: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was carried out </w:t>
            </w:r>
            <w:r w:rsidR="00D77A3C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(between)</w:t>
            </w:r>
            <w:r w:rsidR="00546FC7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:</w:t>
            </w:r>
            <w:r w:rsidR="00D77A3C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      </w:t>
            </w:r>
            <w:r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</w:t>
            </w:r>
            <w:r w:rsidR="00D77A3C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    </w:t>
            </w:r>
          </w:p>
        </w:tc>
      </w:tr>
    </w:tbl>
    <w:p w14:paraId="78127D4A" w14:textId="77777777" w:rsidR="00361C1B" w:rsidRPr="008F00D6" w:rsidRDefault="00361C1B" w:rsidP="007772EA">
      <w:pPr>
        <w:spacing w:before="40" w:after="40"/>
        <w:rPr>
          <w:rFonts w:asciiTheme="minorBidi" w:eastAsia="SimSun" w:hAnsiTheme="minorBidi" w:cstheme="minorBidi"/>
          <w:b/>
          <w:sz w:val="12"/>
          <w:szCs w:val="12"/>
          <w:lang w:val="en-GB" w:eastAsia="de-DE"/>
        </w:rPr>
      </w:pPr>
    </w:p>
    <w:p w14:paraId="785D78D0" w14:textId="738F397B" w:rsidR="00DE4F9A" w:rsidRDefault="00DE4F9A" w:rsidP="00580645">
      <w:pPr>
        <w:spacing w:before="40" w:after="40"/>
        <w:ind w:left="-27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 xml:space="preserve">The result of the factory </w:t>
      </w:r>
      <w:r w:rsidR="00086759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>audit</w:t>
      </w: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 xml:space="preserve"> </w:t>
      </w:r>
      <w:r w:rsidR="00D77A3C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>has been</w:t>
      </w: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 xml:space="preserve"> explained to the representative of the factory</w:t>
      </w:r>
      <w:r w:rsidR="00906B41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 xml:space="preserve"> and has been acknowledged with below signature.</w:t>
      </w:r>
    </w:p>
    <w:p w14:paraId="34F0CA5C" w14:textId="77777777" w:rsidR="00D77A3C" w:rsidRPr="008F00D6" w:rsidRDefault="00D77A3C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148FFC92" w14:textId="77777777" w:rsidR="00386970" w:rsidRDefault="00386970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72D93C03" w14:textId="77777777" w:rsidR="00546FC7" w:rsidRDefault="00546FC7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12E02A2A" w14:textId="77777777" w:rsidR="00546FC7" w:rsidRPr="008F00D6" w:rsidRDefault="00546FC7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3CBE5677" w14:textId="7CACFE52" w:rsidR="00DE4F9A" w:rsidRPr="008F00D6" w:rsidRDefault="00DE4F9A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>Date:</w:t>
      </w:r>
      <w:r w:rsidR="005F275B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 xml:space="preserve"> </w:t>
      </w: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fldChar w:fldCharType="begin"/>
      </w: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fldChar w:fldCharType="end"/>
      </w:r>
    </w:p>
    <w:p w14:paraId="6D07D876" w14:textId="13A59D7B" w:rsidR="00CE1285" w:rsidRDefault="00361C1B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  <w:r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>L</w:t>
      </w:r>
      <w:r w:rsidR="00DE4F9A" w:rsidRPr="008F00D6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>ocation:</w:t>
      </w:r>
      <w:r w:rsidR="00187F28"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 xml:space="preserve"> </w:t>
      </w:r>
    </w:p>
    <w:p w14:paraId="4A6391A5" w14:textId="77777777" w:rsidR="00B47BC4" w:rsidRDefault="00B47BC4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23A6984C" w14:textId="0595CE8E" w:rsidR="00B47BC4" w:rsidRDefault="00B47BC4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610820C6" w14:textId="3997DEB7" w:rsidR="00D77A3C" w:rsidRDefault="00D77A3C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2281DF31" w14:textId="53973DBE" w:rsidR="00B47BC4" w:rsidRDefault="00B47BC4" w:rsidP="007772EA">
      <w:pPr>
        <w:spacing w:before="40" w:after="40"/>
        <w:rPr>
          <w:noProof/>
        </w:rPr>
      </w:pPr>
    </w:p>
    <w:p w14:paraId="673049F3" w14:textId="77777777" w:rsidR="00C3655F" w:rsidRDefault="00C3655F" w:rsidP="007772EA">
      <w:pPr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</w:p>
    <w:p w14:paraId="5B69A50F" w14:textId="0D5D340F" w:rsidR="00D77A3C" w:rsidRDefault="00B47BC4" w:rsidP="00B47BC4">
      <w:pPr>
        <w:tabs>
          <w:tab w:val="left" w:pos="6390"/>
        </w:tabs>
        <w:spacing w:before="40" w:after="40"/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</w:pPr>
      <w:r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tab/>
        <w:t xml:space="preserve">           </w:t>
      </w:r>
      <w:r>
        <w:rPr>
          <w:rFonts w:asciiTheme="minorBidi" w:eastAsia="SimSun" w:hAnsiTheme="minorBidi" w:cstheme="minorBidi"/>
          <w:bCs/>
          <w:sz w:val="20"/>
          <w:szCs w:val="20"/>
          <w:lang w:val="en-GB" w:eastAsia="de-DE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3150"/>
        <w:gridCol w:w="3399"/>
      </w:tblGrid>
      <w:tr w:rsidR="00D77A3C" w14:paraId="4F4EAEEF" w14:textId="77777777" w:rsidTr="00ED50AC">
        <w:tc>
          <w:tcPr>
            <w:tcW w:w="35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E27CE" w14:textId="77FEEC50" w:rsidR="00D77A3C" w:rsidRDefault="00ED50AC" w:rsidP="00ED50AC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Signature, TÜV </w:t>
            </w:r>
            <w:proofErr w:type="spellStart"/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Rheinland</w:t>
            </w:r>
            <w:proofErr w:type="spellEnd"/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</w:t>
            </w:r>
            <w:r w:rsidR="002A4020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Auditor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117A179A" w14:textId="77777777" w:rsidR="00D77A3C" w:rsidRDefault="00D77A3C" w:rsidP="00D77A3C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</w:p>
        </w:tc>
        <w:tc>
          <w:tcPr>
            <w:tcW w:w="33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83BE6" w14:textId="77777777" w:rsidR="00D77A3C" w:rsidRDefault="00ED50AC" w:rsidP="00D77A3C">
            <w:pPr>
              <w:spacing w:before="40" w:after="40"/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</w:pPr>
            <w:r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Signature, </w:t>
            </w:r>
            <w:r w:rsidR="00D77A3C"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Factory</w:t>
            </w:r>
            <w:r w:rsidR="00D77A3C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 xml:space="preserve"> r</w:t>
            </w:r>
            <w:r w:rsidR="00D77A3C" w:rsidRPr="008F00D6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epresentative</w:t>
            </w:r>
          </w:p>
        </w:tc>
      </w:tr>
    </w:tbl>
    <w:p w14:paraId="37CFE654" w14:textId="2E36AAD6" w:rsidR="004D2F2C" w:rsidRPr="008F00D6" w:rsidRDefault="004D2F2C">
      <w:pPr>
        <w:rPr>
          <w:rFonts w:asciiTheme="minorBidi" w:hAnsiTheme="minorBidi" w:cstheme="minorBidi"/>
          <w:sz w:val="20"/>
          <w:szCs w:val="20"/>
          <w:lang w:val="de-DE"/>
        </w:rPr>
      </w:pPr>
    </w:p>
    <w:tbl>
      <w:tblPr>
        <w:tblW w:w="5334" w:type="pct"/>
        <w:tblInd w:w="-27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73"/>
        <w:gridCol w:w="1731"/>
        <w:gridCol w:w="2441"/>
        <w:gridCol w:w="42"/>
        <w:gridCol w:w="888"/>
        <w:gridCol w:w="266"/>
        <w:gridCol w:w="950"/>
        <w:gridCol w:w="1198"/>
        <w:gridCol w:w="498"/>
        <w:gridCol w:w="442"/>
        <w:gridCol w:w="2162"/>
        <w:gridCol w:w="65"/>
      </w:tblGrid>
      <w:tr w:rsidR="004D2F2C" w:rsidRPr="008F00D6" w14:paraId="2321594F" w14:textId="77777777" w:rsidTr="00C31DC0">
        <w:trPr>
          <w:cantSplit/>
          <w:trHeight w:val="278"/>
        </w:trPr>
        <w:tc>
          <w:tcPr>
            <w:tcW w:w="5000" w:type="pct"/>
            <w:gridSpan w:val="12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DC3FF2E" w14:textId="77777777" w:rsidR="004D2F2C" w:rsidRPr="008F00D6" w:rsidRDefault="00CE1285" w:rsidP="00316BBA">
            <w:pPr>
              <w:pStyle w:val="EcsTextTableBold"/>
              <w:keepNext/>
              <w:keepLines/>
              <w:spacing w:before="0" w:after="0"/>
              <w:ind w:hanging="627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</w:rPr>
              <w:lastRenderedPageBreak/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</w:rPr>
              <w:t>1.0</w:t>
            </w:r>
            <w:bookmarkStart w:id="1" w:name="TM11"/>
            <w:bookmarkEnd w:id="1"/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</w:rPr>
              <w:t xml:space="preserve">    General Information</w:t>
            </w:r>
          </w:p>
        </w:tc>
      </w:tr>
      <w:tr w:rsidR="004D2F2C" w:rsidRPr="008F00D6" w14:paraId="3700BD9C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16BFE1F" w14:textId="77777777" w:rsidR="004D2F2C" w:rsidRPr="008F00D6" w:rsidRDefault="00F26A25" w:rsidP="00C81B7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1.1</w:t>
            </w:r>
            <w:r w:rsidR="004D2F2C"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ab/>
              <w:t>Manufacturer's registered name and factory location</w:t>
            </w:r>
          </w:p>
        </w:tc>
      </w:tr>
      <w:tr w:rsidR="002B1AFA" w:rsidRPr="008F00D6" w14:paraId="238B636F" w14:textId="77777777" w:rsidTr="00B73033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D50D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Manufacturer’s registered name: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D82339" w14:textId="4BA2DFFE" w:rsidR="002B1AFA" w:rsidRPr="008107C1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</w:p>
        </w:tc>
      </w:tr>
      <w:tr w:rsidR="002B1AFA" w:rsidRPr="008F00D6" w14:paraId="5394E5FE" w14:textId="77777777" w:rsidTr="00B73033">
        <w:tblPrEx>
          <w:tblBorders>
            <w:top w:val="none" w:sz="0" w:space="0" w:color="auto"/>
            <w:bottom w:val="single" w:sz="4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5857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Street and no.: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B3D23A" w14:textId="4277E41F" w:rsidR="002B1AFA" w:rsidRPr="008107C1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</w:p>
        </w:tc>
      </w:tr>
      <w:tr w:rsidR="002B1AFA" w:rsidRPr="008F00D6" w14:paraId="04B44447" w14:textId="77777777" w:rsidTr="00B73033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22E8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Postal code: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6FEBC1" w14:textId="0C7752BB" w:rsidR="002B1AFA" w:rsidRPr="008107C1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</w:p>
        </w:tc>
      </w:tr>
      <w:tr w:rsidR="002B1AFA" w:rsidRPr="008F00D6" w14:paraId="608DF303" w14:textId="77777777" w:rsidTr="00B73033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0055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City: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957A9E" w14:textId="58AD7EC3" w:rsidR="002B1AFA" w:rsidRPr="008107C1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</w:p>
        </w:tc>
      </w:tr>
      <w:tr w:rsidR="002B1AFA" w:rsidRPr="008F00D6" w14:paraId="50C3516F" w14:textId="77777777" w:rsidTr="00B73033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9E6B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Province: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BA5107" w14:textId="12E4ECD6" w:rsidR="002B1AFA" w:rsidRPr="008107C1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</w:p>
        </w:tc>
      </w:tr>
      <w:tr w:rsidR="002B1AFA" w:rsidRPr="008F00D6" w14:paraId="7F284750" w14:textId="77777777" w:rsidTr="00B73033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EBA2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Country: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B79DA9" w14:textId="735E9A17" w:rsidR="002B1AFA" w:rsidRPr="008107C1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</w:p>
        </w:tc>
      </w:tr>
      <w:tr w:rsidR="00756CB0" w:rsidRPr="008F00D6" w14:paraId="35EBBD35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  <w:tcBorders>
              <w:bottom w:val="single" w:sz="4" w:space="0" w:color="auto"/>
            </w:tcBorders>
          </w:tcPr>
          <w:p w14:paraId="4744CFFB" w14:textId="77777777" w:rsidR="00756CB0" w:rsidRPr="008F00D6" w:rsidRDefault="00756CB0" w:rsidP="00756CB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756CB0" w:rsidRPr="008F00D6" w14:paraId="67475D98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C658BF" w14:textId="77777777" w:rsidR="00756CB0" w:rsidRPr="008F00D6" w:rsidRDefault="00756CB0" w:rsidP="00756CB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1.2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ab/>
              <w:t>Factory</w:t>
            </w: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 representative name and contact data</w:t>
            </w:r>
            <w:bookmarkStart w:id="2" w:name="TM12"/>
            <w:bookmarkEnd w:id="2"/>
          </w:p>
        </w:tc>
      </w:tr>
      <w:tr w:rsidR="002B1AFA" w:rsidRPr="008F00D6" w14:paraId="55BBAC9B" w14:textId="77777777" w:rsidTr="002E72FB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bottom w:val="single" w:sz="4" w:space="0" w:color="auto"/>
            </w:tcBorders>
          </w:tcPr>
          <w:p w14:paraId="37DE71A0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Manufacturer's representative name:</w:t>
            </w:r>
          </w:p>
        </w:tc>
        <w:tc>
          <w:tcPr>
            <w:tcW w:w="2918" w:type="pct"/>
            <w:gridSpan w:val="9"/>
            <w:tcBorders>
              <w:bottom w:val="single" w:sz="4" w:space="0" w:color="auto"/>
            </w:tcBorders>
          </w:tcPr>
          <w:p w14:paraId="6BB9E60F" w14:textId="4EDCDD45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2B1AFA" w:rsidRPr="008F00D6" w14:paraId="3E3E6239" w14:textId="77777777" w:rsidTr="002E72FB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BD9AA86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Position: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86FA5F5" w14:textId="0A217590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2B1AFA" w:rsidRPr="008F00D6" w14:paraId="18124F54" w14:textId="77777777" w:rsidTr="002E72FB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4B03B6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Telephone: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ADA699C" w14:textId="40A7D274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2B1AFA" w:rsidRPr="008F00D6" w14:paraId="3DBCC55D" w14:textId="77777777" w:rsidTr="002E72FB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17A1233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Fax: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318E959" w14:textId="723CF85E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2B1AFA" w:rsidRPr="008F00D6" w14:paraId="1CC5AAAE" w14:textId="77777777" w:rsidTr="002E72FB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top w:val="single" w:sz="4" w:space="0" w:color="auto"/>
            </w:tcBorders>
          </w:tcPr>
          <w:p w14:paraId="0DEC45F3" w14:textId="7777777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E-Mail: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</w:tcBorders>
          </w:tcPr>
          <w:p w14:paraId="3C44217E" w14:textId="01418E60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6464D9" w:rsidRPr="008F00D6" w14:paraId="12866B6D" w14:textId="77777777" w:rsidTr="00675B2D">
        <w:tblPrEx>
          <w:tblBorders>
            <w:bottom w:val="single" w:sz="4" w:space="0" w:color="auto"/>
          </w:tblBorders>
        </w:tblPrEx>
        <w:trPr>
          <w:cantSplit/>
          <w:trHeight w:val="318"/>
        </w:trPr>
        <w:tc>
          <w:tcPr>
            <w:tcW w:w="2082" w:type="pct"/>
            <w:gridSpan w:val="3"/>
            <w:vMerge w:val="restart"/>
            <w:tcBorders>
              <w:top w:val="single" w:sz="4" w:space="0" w:color="auto"/>
            </w:tcBorders>
          </w:tcPr>
          <w:p w14:paraId="663188C2" w14:textId="77777777" w:rsidR="006464D9" w:rsidRPr="008F00D6" w:rsidRDefault="006464D9" w:rsidP="006464D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EA6AB3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Additional audit team member(s):</w:t>
            </w:r>
          </w:p>
          <w:p w14:paraId="1558797C" w14:textId="77777777" w:rsidR="006464D9" w:rsidRPr="008F00D6" w:rsidRDefault="006464D9" w:rsidP="006464D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auto"/>
            </w:tcBorders>
          </w:tcPr>
          <w:p w14:paraId="7E3938F3" w14:textId="77777777" w:rsidR="006464D9" w:rsidRPr="008F00D6" w:rsidRDefault="006464D9" w:rsidP="006464D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1</w:t>
            </w:r>
            <w:r w:rsidRPr="00143631">
              <w:rPr>
                <w:rFonts w:asciiTheme="minorBidi" w:hAnsiTheme="minorBidi" w:cstheme="minorBidi"/>
                <w:bCs/>
                <w:sz w:val="20"/>
                <w:szCs w:val="20"/>
                <w:vertAlign w:val="superscript"/>
                <w:lang w:val="en-GB"/>
              </w:rPr>
              <w:t>st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 Name</w:t>
            </w:r>
          </w:p>
        </w:tc>
        <w:tc>
          <w:tcPr>
            <w:tcW w:w="2501" w:type="pct"/>
            <w:gridSpan w:val="7"/>
            <w:tcBorders>
              <w:top w:val="single" w:sz="4" w:space="0" w:color="auto"/>
            </w:tcBorders>
            <w:vAlign w:val="center"/>
          </w:tcPr>
          <w:p w14:paraId="744AB73D" w14:textId="4AFFB15F" w:rsidR="006464D9" w:rsidRPr="00631A58" w:rsidRDefault="006464D9" w:rsidP="002C4A6B">
            <w:pPr>
              <w:jc w:val="both"/>
              <w:rPr>
                <w:rFonts w:ascii="Aptos" w:hAnsi="Aptos"/>
                <w:sz w:val="24"/>
                <w:szCs w:val="24"/>
                <w:lang w:val="en-US" w:eastAsia="en-US"/>
              </w:rPr>
            </w:pPr>
          </w:p>
        </w:tc>
      </w:tr>
      <w:tr w:rsidR="006464D9" w:rsidRPr="008F00D6" w14:paraId="5058D64C" w14:textId="77777777" w:rsidTr="00675B2D">
        <w:tblPrEx>
          <w:tblBorders>
            <w:bottom w:val="single" w:sz="4" w:space="0" w:color="auto"/>
          </w:tblBorders>
        </w:tblPrEx>
        <w:trPr>
          <w:cantSplit/>
          <w:trHeight w:val="318"/>
        </w:trPr>
        <w:tc>
          <w:tcPr>
            <w:tcW w:w="2082" w:type="pct"/>
            <w:gridSpan w:val="3"/>
            <w:vMerge/>
          </w:tcPr>
          <w:p w14:paraId="49D3FABB" w14:textId="77777777" w:rsidR="006464D9" w:rsidRDefault="006464D9" w:rsidP="006464D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auto"/>
            </w:tcBorders>
          </w:tcPr>
          <w:p w14:paraId="6446B25F" w14:textId="77777777" w:rsidR="006464D9" w:rsidRDefault="006464D9" w:rsidP="006464D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2</w:t>
            </w:r>
            <w:r w:rsidRPr="00143631">
              <w:rPr>
                <w:rFonts w:asciiTheme="minorBidi" w:hAnsiTheme="minorBidi" w:cstheme="minorBidi"/>
                <w:bCs/>
                <w:sz w:val="20"/>
                <w:szCs w:val="20"/>
                <w:vertAlign w:val="superscript"/>
                <w:lang w:val="en-GB"/>
              </w:rPr>
              <w:t>nd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 Name</w:t>
            </w:r>
          </w:p>
        </w:tc>
        <w:tc>
          <w:tcPr>
            <w:tcW w:w="2501" w:type="pct"/>
            <w:gridSpan w:val="7"/>
            <w:tcBorders>
              <w:top w:val="single" w:sz="4" w:space="0" w:color="auto"/>
            </w:tcBorders>
            <w:vAlign w:val="center"/>
          </w:tcPr>
          <w:p w14:paraId="0735C992" w14:textId="5AB5DC58" w:rsidR="006464D9" w:rsidRDefault="006464D9" w:rsidP="006464D9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5C2C6B" w:rsidRPr="008F00D6" w14:paraId="63B225B0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</w:tcPr>
          <w:p w14:paraId="7B2208A2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5C2C6B" w:rsidRPr="008F00D6" w14:paraId="328EE047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  <w:shd w:val="clear" w:color="auto" w:fill="D9D9D9" w:themeFill="background1" w:themeFillShade="D9"/>
          </w:tcPr>
          <w:p w14:paraId="445CAE13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1.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3</w:t>
            </w: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ab/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Factory details</w:t>
            </w:r>
          </w:p>
        </w:tc>
      </w:tr>
      <w:tr w:rsidR="005C2C6B" w:rsidRPr="008F00D6" w14:paraId="40B6D066" w14:textId="77777777" w:rsidTr="00680105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</w:tcPr>
          <w:p w14:paraId="24220DE8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Factory Area Size:</w:t>
            </w:r>
          </w:p>
        </w:tc>
        <w:tc>
          <w:tcPr>
            <w:tcW w:w="536" w:type="pct"/>
            <w:gridSpan w:val="3"/>
          </w:tcPr>
          <w:p w14:paraId="497C36C0" w14:textId="1C32C63F" w:rsidR="005C2C6B" w:rsidRPr="005C52FE" w:rsidRDefault="005C2C6B" w:rsidP="005C52FE">
            <w:pPr>
              <w:jc w:val="both"/>
              <w:rPr>
                <w:rFonts w:cs="Arial"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186" w:type="pct"/>
            <w:gridSpan w:val="3"/>
          </w:tcPr>
          <w:p w14:paraId="3D4D49CE" w14:textId="38F98E73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Number of employees:</w:t>
            </w:r>
          </w:p>
        </w:tc>
        <w:tc>
          <w:tcPr>
            <w:tcW w:w="1196" w:type="pct"/>
            <w:gridSpan w:val="3"/>
          </w:tcPr>
          <w:p w14:paraId="388AD269" w14:textId="17CDF156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2B1AFA" w:rsidRPr="008F00D6" w14:paraId="40BB87BA" w14:textId="77777777" w:rsidTr="00A657AF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449092AE" w14:textId="77777777" w:rsidR="002B1AFA" w:rsidRPr="00AC4BE8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AC4BE8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Products manufactured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</w:tcPr>
          <w:p w14:paraId="795804C2" w14:textId="3CFDDDAF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2B1AFA" w:rsidRPr="008F00D6" w14:paraId="60EB99BA" w14:textId="77777777" w:rsidTr="00A657AF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7552D125" w14:textId="77777777" w:rsidR="002B1AFA" w:rsidRPr="00AC4BE8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AC4BE8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Product name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</w:tcPr>
          <w:p w14:paraId="052E6BD6" w14:textId="722E4927" w:rsidR="002B1AFA" w:rsidRPr="008F00D6" w:rsidRDefault="002B1AFA" w:rsidP="002B1AF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4E1967" w:rsidRPr="008F00D6" w14:paraId="7F7F544E" w14:textId="77777777" w:rsidTr="00565759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49755C1F" w14:textId="77777777" w:rsidR="004E1967" w:rsidRPr="00AC4BE8" w:rsidRDefault="004E1967" w:rsidP="004E1967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AC4BE8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Product brand/trademark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  <w:vAlign w:val="center"/>
          </w:tcPr>
          <w:p w14:paraId="365BEC27" w14:textId="2C9620E8" w:rsidR="004E1967" w:rsidRPr="008F00D6" w:rsidRDefault="004E1967" w:rsidP="004E1967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4E1967" w:rsidRPr="008F00D6" w14:paraId="3A055BF6" w14:textId="77777777" w:rsidTr="00565759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52D220C2" w14:textId="77777777" w:rsidR="004E1967" w:rsidRPr="00AC4BE8" w:rsidRDefault="004E1967" w:rsidP="004E1967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AC4BE8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Main Subcontractors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  <w:vAlign w:val="center"/>
          </w:tcPr>
          <w:p w14:paraId="623F8605" w14:textId="74B9616A" w:rsidR="004E1967" w:rsidRPr="008F00D6" w:rsidRDefault="004E1967" w:rsidP="004E1967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5C2C6B" w:rsidRPr="008F00D6" w14:paraId="44C2F026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</w:tcPr>
          <w:p w14:paraId="7AA5C6A7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5C2C6B" w:rsidRPr="008F00D6" w14:paraId="2BBC63DA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  <w:shd w:val="clear" w:color="auto" w:fill="D9D9D9" w:themeFill="background1" w:themeFillShade="D9"/>
          </w:tcPr>
          <w:p w14:paraId="0583C8D6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1.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4</w:t>
            </w: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ab/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Supporting documents</w:t>
            </w:r>
          </w:p>
        </w:tc>
      </w:tr>
      <w:tr w:rsidR="005C2C6B" w:rsidRPr="008F00D6" w14:paraId="6F13F458" w14:textId="25F293C4" w:rsidTr="00C31DC0">
        <w:tblPrEx>
          <w:tblBorders>
            <w:bottom w:val="single" w:sz="4" w:space="0" w:color="auto"/>
          </w:tblBorders>
        </w:tblPrEx>
        <w:trPr>
          <w:cantSplit/>
          <w:trHeight w:val="571"/>
        </w:trPr>
        <w:tc>
          <w:tcPr>
            <w:tcW w:w="988" w:type="pct"/>
            <w:gridSpan w:val="2"/>
          </w:tcPr>
          <w:p w14:paraId="05CEF183" w14:textId="630F6309" w:rsidR="005C2C6B" w:rsidRPr="000A1A65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Copy of 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c</w:t>
            </w: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ertificate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s</w:t>
            </w: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, if available:</w:t>
            </w:r>
          </w:p>
        </w:tc>
        <w:tc>
          <w:tcPr>
            <w:tcW w:w="1113" w:type="pct"/>
            <w:gridSpan w:val="2"/>
          </w:tcPr>
          <w:p w14:paraId="219FDE40" w14:textId="36700862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416BB2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ISO 9001</w:t>
            </w:r>
          </w:p>
          <w:p w14:paraId="661B8BF6" w14:textId="0639C6F2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045980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B1AF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36441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1AF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821301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6BB2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943" w:type="pct"/>
            <w:gridSpan w:val="3"/>
          </w:tcPr>
          <w:p w14:paraId="1A3777E2" w14:textId="13287933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416BB2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ISO 14001</w:t>
            </w:r>
          </w:p>
          <w:p w14:paraId="49D53A54" w14:textId="65AC31CB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081720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318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745956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318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4270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6BB2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958" w:type="pct"/>
            <w:gridSpan w:val="3"/>
          </w:tcPr>
          <w:p w14:paraId="64A904E4" w14:textId="77777777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416BB2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ISO 45001</w:t>
            </w:r>
          </w:p>
          <w:p w14:paraId="7D2515A9" w14:textId="5A0C1DFF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884904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42454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00633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454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</w:t>
            </w:r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231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998" w:type="pct"/>
            <w:gridSpan w:val="2"/>
          </w:tcPr>
          <w:p w14:paraId="17A5F6A9" w14:textId="5CFBE700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GMP</w:t>
            </w:r>
          </w:p>
          <w:p w14:paraId="142B79D1" w14:textId="63800E48" w:rsidR="005C2C6B" w:rsidRPr="00416BB2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en-GB"/>
              </w:rPr>
            </w:pPr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732222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35B7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317013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35B7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416BB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22801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494F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4EF31F39" w14:textId="77777777" w:rsidTr="00C31DC0">
        <w:tblPrEx>
          <w:tblBorders>
            <w:top w:val="none" w:sz="0" w:space="0" w:color="auto"/>
            <w:bottom w:val="single" w:sz="4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6B91D84A" w14:textId="77777777" w:rsidR="005C2C6B" w:rsidRPr="00AC4BE8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Organization chart:</w:t>
            </w:r>
            <w:r w:rsidRPr="00AC4BE8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2386B1" w14:textId="6180BDA3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6906815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43149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960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A9487A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            </w:t>
            </w:r>
          </w:p>
        </w:tc>
      </w:tr>
      <w:tr w:rsidR="005C2C6B" w:rsidRPr="008F00D6" w14:paraId="0B9C108A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6001AF43" w14:textId="77777777" w:rsidR="005C2C6B" w:rsidRPr="00AC4BE8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Company quality manual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</w:tcPr>
          <w:p w14:paraId="3BAD8A36" w14:textId="2D64D3A9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center" w:pos="3092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8192238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845465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55756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ab/>
            </w:r>
            <w:r w:rsidR="00897CA0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           DOC No-GPGM-IMS-01 Rev 01</w:t>
            </w:r>
            <w:r w:rsidR="007A2D48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</w:t>
            </w:r>
            <w:r w:rsidR="00926FC3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        </w:t>
            </w:r>
          </w:p>
        </w:tc>
      </w:tr>
      <w:tr w:rsidR="005C2C6B" w:rsidRPr="008F00D6" w14:paraId="043BCD22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7D332637" w14:textId="77777777" w:rsidR="005C2C6B" w:rsidRPr="00105581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Control of Non-conforming Product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</w:tcPr>
          <w:p w14:paraId="2E4E1301" w14:textId="0C36B17F" w:rsidR="005C2C6B" w:rsidRPr="008F00D6" w:rsidRDefault="005C2C6B" w:rsidP="0067076E">
            <w:pPr>
              <w:tabs>
                <w:tab w:val="left" w:pos="600"/>
                <w:tab w:val="left" w:pos="1200"/>
                <w:tab w:val="left" w:pos="1800"/>
                <w:tab w:val="center" w:pos="3198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58987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30469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880927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67076E">
              <w:rPr>
                <w:rFonts w:asciiTheme="minorBidi" w:hAnsiTheme="minorBidi" w:cstheme="minorBidi"/>
                <w:sz w:val="20"/>
                <w:szCs w:val="20"/>
                <w:lang w:val="en-GB"/>
              </w:rPr>
              <w:tab/>
            </w:r>
            <w:r w:rsidR="00C30F0A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            </w:t>
            </w:r>
            <w:r w:rsidR="007A2D48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  </w:t>
            </w:r>
          </w:p>
        </w:tc>
      </w:tr>
      <w:tr w:rsidR="005C2C6B" w:rsidRPr="008F00D6" w14:paraId="3C18590E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05393492" w14:textId="4E7BD9B8" w:rsidR="005C2C6B" w:rsidRPr="00105581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Sample procedures / instructions / 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inspection </w:t>
            </w:r>
            <w:r w:rsidRPr="00105581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criteria being used on site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:</w:t>
            </w:r>
          </w:p>
        </w:tc>
        <w:tc>
          <w:tcPr>
            <w:tcW w:w="2918" w:type="pct"/>
            <w:gridSpan w:val="9"/>
          </w:tcPr>
          <w:p w14:paraId="7EA286BF" w14:textId="49BFB5B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341825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677725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34781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34F03CB4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</w:tcPr>
          <w:p w14:paraId="0D1D37BE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</w:p>
        </w:tc>
      </w:tr>
      <w:tr w:rsidR="005C2C6B" w:rsidRPr="008F00D6" w14:paraId="13E41F6F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5000" w:type="pct"/>
            <w:gridSpan w:val="12"/>
            <w:shd w:val="clear" w:color="auto" w:fill="D9D9D9" w:themeFill="background1" w:themeFillShade="D9"/>
          </w:tcPr>
          <w:p w14:paraId="7F55A692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1.</w:t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5</w:t>
            </w:r>
            <w:r w:rsidRPr="008F00D6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ab/>
            </w: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Photo documentation</w:t>
            </w:r>
          </w:p>
        </w:tc>
      </w:tr>
      <w:tr w:rsidR="005C2C6B" w:rsidRPr="008F00D6" w14:paraId="1EBE7D08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</w:tcPr>
          <w:p w14:paraId="3196AA7C" w14:textId="77777777" w:rsidR="005C2C6B" w:rsidRPr="00EA6AB3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EA6AB3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Manufacturing Plant Outlook</w:t>
            </w:r>
          </w:p>
        </w:tc>
        <w:tc>
          <w:tcPr>
            <w:tcW w:w="2918" w:type="pct"/>
            <w:gridSpan w:val="9"/>
          </w:tcPr>
          <w:p w14:paraId="7C17239F" w14:textId="31B41245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6368752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02944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79899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72E00E99" w14:textId="77777777" w:rsidTr="00C31DC0">
        <w:tblPrEx>
          <w:tblBorders>
            <w:top w:val="none" w:sz="0" w:space="0" w:color="auto"/>
            <w:bottom w:val="single" w:sz="4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</w:tcPr>
          <w:p w14:paraId="0CCF4F89" w14:textId="77777777" w:rsidR="005C2C6B" w:rsidRPr="00EA6AB3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EA6AB3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Each Floor/Workshop/Process</w:t>
            </w:r>
          </w:p>
        </w:tc>
        <w:tc>
          <w:tcPr>
            <w:tcW w:w="29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2AF405" w14:textId="7DCAF3E1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30523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84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78952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5F02B049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</w:tcPr>
          <w:p w14:paraId="189CF8EC" w14:textId="77777777" w:rsidR="005C2C6B" w:rsidRPr="00EA6AB3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EA6AB3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Material and Final Product Warehouse</w:t>
            </w:r>
          </w:p>
        </w:tc>
        <w:tc>
          <w:tcPr>
            <w:tcW w:w="2918" w:type="pct"/>
            <w:gridSpan w:val="9"/>
          </w:tcPr>
          <w:p w14:paraId="59063A98" w14:textId="38275502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622907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608545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781376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1C73DB65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</w:tcPr>
          <w:p w14:paraId="0531BCE9" w14:textId="2BDB7927" w:rsidR="005C2C6B" w:rsidRPr="00EA6AB3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Audit</w:t>
            </w:r>
            <w:r w:rsidRPr="00EA6AB3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 xml:space="preserve"> Equipment and Location</w:t>
            </w:r>
          </w:p>
        </w:tc>
        <w:tc>
          <w:tcPr>
            <w:tcW w:w="2918" w:type="pct"/>
            <w:gridSpan w:val="9"/>
          </w:tcPr>
          <w:p w14:paraId="6028E8B2" w14:textId="196CFA8B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4580320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443835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472054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555DEEFF" w14:textId="77777777" w:rsidTr="00C31DC0"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2082" w:type="pct"/>
            <w:gridSpan w:val="3"/>
            <w:tcBorders>
              <w:left w:val="single" w:sz="12" w:space="0" w:color="auto"/>
            </w:tcBorders>
            <w:vAlign w:val="center"/>
          </w:tcPr>
          <w:p w14:paraId="23B4664B" w14:textId="6CB87A9C" w:rsidR="005C2C6B" w:rsidRPr="00105581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EA6AB3"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  <w:t>Photographs of the actual product, its packaging and trademark / brand name</w:t>
            </w:r>
            <w:r>
              <w:rPr>
                <w:rFonts w:asciiTheme="minorHAnsi" w:hAnsiTheme="minorHAnsi"/>
                <w:bCs/>
                <w:szCs w:val="18"/>
                <w:lang w:val="en-PH"/>
              </w:rPr>
              <w:t xml:space="preserve"> </w:t>
            </w:r>
          </w:p>
        </w:tc>
        <w:tc>
          <w:tcPr>
            <w:tcW w:w="2918" w:type="pct"/>
            <w:gridSpan w:val="9"/>
          </w:tcPr>
          <w:p w14:paraId="5AC5125A" w14:textId="5AF17069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Cs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207533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669142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7229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5C2C6B" w:rsidRPr="008F00D6" w14:paraId="019BD258" w14:textId="77777777" w:rsidTr="00C31DC0">
        <w:tblPrEx>
          <w:tblBorders>
            <w:bottom w:val="single" w:sz="4" w:space="0" w:color="auto"/>
          </w:tblBorders>
        </w:tblPrEx>
        <w:trPr>
          <w:gridAfter w:val="1"/>
          <w:wAfter w:w="29" w:type="pct"/>
          <w:cantSplit/>
          <w:trHeight w:val="620"/>
        </w:trPr>
        <w:tc>
          <w:tcPr>
            <w:tcW w:w="4971" w:type="pct"/>
            <w:gridSpan w:val="11"/>
            <w:shd w:val="clear" w:color="auto" w:fill="DEEAF6" w:themeFill="accent1" w:themeFillTint="33"/>
            <w:vAlign w:val="center"/>
          </w:tcPr>
          <w:p w14:paraId="0FA6807C" w14:textId="77777777" w:rsidR="005C2C6B" w:rsidRPr="008F00D6" w:rsidRDefault="005C2C6B" w:rsidP="005C2C6B">
            <w:pPr>
              <w:pStyle w:val="EcsTextTableBold"/>
              <w:pageBreakBefore/>
              <w:spacing w:before="0" w:after="0"/>
              <w:rPr>
                <w:rFonts w:asciiTheme="minorBidi" w:hAnsiTheme="minorBidi" w:cstheme="minorBidi"/>
                <w:sz w:val="20"/>
                <w:szCs w:val="20"/>
              </w:rPr>
            </w:pPr>
            <w:r w:rsidRPr="00E41302">
              <w:rPr>
                <w:rFonts w:asciiTheme="minorBidi" w:hAnsiTheme="minorBidi" w:cstheme="minorBidi"/>
                <w:sz w:val="20"/>
                <w:szCs w:val="20"/>
              </w:rPr>
              <w:lastRenderedPageBreak/>
              <w:t>2.0</w:t>
            </w:r>
            <w:r w:rsidRPr="00E41302">
              <w:rPr>
                <w:rFonts w:asciiTheme="minorBidi" w:hAnsiTheme="minorBidi" w:cstheme="minorBidi"/>
                <w:sz w:val="20"/>
                <w:szCs w:val="20"/>
              </w:rPr>
              <w:tab/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Verification of purchased components and materials which have a safety implication on the certified product (Incoming Inspection)</w:t>
            </w:r>
          </w:p>
        </w:tc>
      </w:tr>
      <w:tr w:rsidR="005C2C6B" w:rsidRPr="008F00D6" w14:paraId="07548714" w14:textId="77777777" w:rsidTr="00C31DC0">
        <w:tblPrEx>
          <w:tblBorders>
            <w:bottom w:val="single" w:sz="4" w:space="0" w:color="auto"/>
          </w:tblBorders>
        </w:tblPrEx>
        <w:trPr>
          <w:gridAfter w:val="1"/>
          <w:wAfter w:w="29" w:type="pct"/>
          <w:cantSplit/>
          <w:trHeight w:val="620"/>
        </w:trPr>
        <w:tc>
          <w:tcPr>
            <w:tcW w:w="212" w:type="pct"/>
            <w:tcBorders>
              <w:right w:val="nil"/>
            </w:tcBorders>
            <w:vAlign w:val="center"/>
          </w:tcPr>
          <w:p w14:paraId="51E11D69" w14:textId="77777777" w:rsidR="005C2C6B" w:rsidRPr="008F00D6" w:rsidRDefault="005C2C6B" w:rsidP="005C2C6B">
            <w:pPr>
              <w:pStyle w:val="EcsTextTable"/>
              <w:rPr>
                <w:rFonts w:asciiTheme="minorBidi" w:hAnsiTheme="minorBidi" w:cstheme="minorBidi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</w:rPr>
              <w:t>2.1</w:t>
            </w:r>
          </w:p>
        </w:tc>
        <w:tc>
          <w:tcPr>
            <w:tcW w:w="3369" w:type="pct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3048C570" w14:textId="2B28B12A" w:rsidR="005C2C6B" w:rsidRDefault="005C2C6B" w:rsidP="005C2C6B">
            <w:pPr>
              <w:pStyle w:val="PlainText"/>
              <w:rPr>
                <w:rFonts w:asciiTheme="minorBidi" w:hAnsiTheme="minorBidi" w:cstheme="minorBidi"/>
                <w:lang w:val="en-GB"/>
              </w:rPr>
            </w:pPr>
            <w:r w:rsidRPr="008F00D6">
              <w:rPr>
                <w:rFonts w:asciiTheme="minorBidi" w:hAnsiTheme="minorBidi" w:cstheme="minorBidi"/>
                <w:lang w:val="en-GB"/>
              </w:rPr>
              <w:t>Does the</w:t>
            </w:r>
            <w:r>
              <w:rPr>
                <w:rFonts w:asciiTheme="minorBidi" w:hAnsiTheme="minorBidi" w:cstheme="minorBidi"/>
                <w:lang w:val="en-GB"/>
              </w:rPr>
              <w:t xml:space="preserve"> manufacturer verify materials and components upon receipt</w:t>
            </w:r>
            <w:r w:rsidRPr="008F00D6">
              <w:rPr>
                <w:rFonts w:asciiTheme="minorBidi" w:hAnsiTheme="minorBidi" w:cstheme="minorBidi"/>
                <w:lang w:val="en-GB"/>
              </w:rPr>
              <w:t>?</w:t>
            </w:r>
            <w:r>
              <w:rPr>
                <w:rFonts w:asciiTheme="minorBidi" w:hAnsiTheme="minorBidi" w:cstheme="minorBidi"/>
                <w:lang w:val="en-GB"/>
              </w:rPr>
              <w:t xml:space="preserve"> </w:t>
            </w:r>
          </w:p>
          <w:p w14:paraId="44321BC3" w14:textId="1897C723" w:rsidR="005C2C6B" w:rsidRDefault="005C2C6B" w:rsidP="005C2C6B">
            <w:pPr>
              <w:pStyle w:val="PlainText"/>
              <w:rPr>
                <w:rFonts w:asciiTheme="minorBidi" w:hAnsiTheme="minorBidi" w:cstheme="minorBidi"/>
                <w:lang w:val="en-GB"/>
              </w:rPr>
            </w:pPr>
            <w:r w:rsidRPr="00D271E8">
              <w:rPr>
                <w:rFonts w:asciiTheme="minorBidi" w:hAnsiTheme="minorBidi" w:cstheme="minorBidi"/>
                <w:lang w:val="en-GB"/>
              </w:rPr>
              <w:t>Are written inspections/testing instructions adequate to check items?</w:t>
            </w:r>
            <w:r>
              <w:rPr>
                <w:rFonts w:asciiTheme="minorBidi" w:hAnsiTheme="minorBidi" w:cstheme="minorBidi"/>
                <w:lang w:val="en-GB"/>
              </w:rPr>
              <w:t xml:space="preserve"> </w:t>
            </w:r>
          </w:p>
          <w:p w14:paraId="515FEC3E" w14:textId="0AB2EF74" w:rsidR="005C2C6B" w:rsidRPr="00E15E29" w:rsidRDefault="005C2C6B" w:rsidP="005C2C6B">
            <w:pPr>
              <w:pStyle w:val="PlainText"/>
              <w:rPr>
                <w:rFonts w:asciiTheme="minorBidi" w:hAnsiTheme="minorBidi" w:cstheme="minorBidi"/>
                <w:color w:val="00B050"/>
                <w:lang w:val="en-GB"/>
              </w:rPr>
            </w:pPr>
            <w:r w:rsidRPr="00545B6A">
              <w:rPr>
                <w:rFonts w:asciiTheme="minorBidi" w:hAnsiTheme="minorBidi" w:cstheme="minorBidi"/>
                <w:lang w:val="en-GB"/>
              </w:rPr>
              <w:t>(Please indicate the inspection items, sample size, AQL.)</w:t>
            </w:r>
            <w:r>
              <w:rPr>
                <w:rFonts w:asciiTheme="minorBidi" w:hAnsiTheme="minorBidi" w:cstheme="minorBidi"/>
                <w:lang w:val="en-GB"/>
              </w:rPr>
              <w:t xml:space="preserve"> </w:t>
            </w:r>
          </w:p>
        </w:tc>
        <w:tc>
          <w:tcPr>
            <w:tcW w:w="1390" w:type="pct"/>
            <w:gridSpan w:val="3"/>
            <w:tcBorders>
              <w:left w:val="single" w:sz="4" w:space="0" w:color="auto"/>
            </w:tcBorders>
          </w:tcPr>
          <w:p w14:paraId="5ED6E5B5" w14:textId="511432F2" w:rsidR="005C2C6B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C70C0D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613518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C70C0D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03534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0C0D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C70C0D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25807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0C0D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67F6EFA5" w14:textId="60555134" w:rsidR="005C2C6B" w:rsidRPr="008F00D6" w:rsidRDefault="005C2C6B" w:rsidP="00897CA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  <w:tr w:rsidR="005C2C6B" w:rsidRPr="008F00D6" w14:paraId="2A14A0D7" w14:textId="77777777" w:rsidTr="00C31DC0">
        <w:tblPrEx>
          <w:tblBorders>
            <w:bottom w:val="single" w:sz="4" w:space="0" w:color="auto"/>
          </w:tblBorders>
        </w:tblPrEx>
        <w:trPr>
          <w:gridAfter w:val="1"/>
          <w:wAfter w:w="29" w:type="pct"/>
          <w:cantSplit/>
          <w:trHeight w:val="647"/>
        </w:trPr>
        <w:tc>
          <w:tcPr>
            <w:tcW w:w="212" w:type="pct"/>
            <w:tcBorders>
              <w:right w:val="nil"/>
            </w:tcBorders>
            <w:vAlign w:val="center"/>
          </w:tcPr>
          <w:p w14:paraId="50CEC097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>2.</w:t>
            </w:r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>2</w:t>
            </w:r>
          </w:p>
        </w:tc>
        <w:tc>
          <w:tcPr>
            <w:tcW w:w="3369" w:type="pct"/>
            <w:gridSpan w:val="7"/>
            <w:tcBorders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6BF2EC8" w14:textId="77777777" w:rsidR="005C2C6B" w:rsidRPr="00025504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Is there a procedure covering the way to handle non-conforming </w:t>
            </w:r>
            <w:r w:rsidRPr="00025504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components and materials?</w:t>
            </w:r>
          </w:p>
          <w:p w14:paraId="0F7284E7" w14:textId="70018881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025504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(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E</w:t>
            </w:r>
            <w:r w:rsidRPr="00025504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 xml:space="preserve">.g.: 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C</w:t>
            </w:r>
            <w:r w:rsidRPr="00025504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/>
              </w:rPr>
              <w:t>omponents and materials clearly identified and/or segregated to prevent unauthorised use?)</w:t>
            </w:r>
          </w:p>
        </w:tc>
        <w:tc>
          <w:tcPr>
            <w:tcW w:w="1390" w:type="pct"/>
            <w:gridSpan w:val="3"/>
            <w:tcBorders>
              <w:left w:val="single" w:sz="4" w:space="0" w:color="auto"/>
            </w:tcBorders>
            <w:vAlign w:val="center"/>
          </w:tcPr>
          <w:p w14:paraId="60CED693" w14:textId="68737B58" w:rsidR="005C2C6B" w:rsidRDefault="005C2C6B" w:rsidP="005C2C6B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C70C0D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543597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C70C0D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748944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0C0D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C70C0D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379672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0C0D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5C18E3A0" w14:textId="77777777" w:rsidR="003B3E3F" w:rsidRDefault="003B3E3F" w:rsidP="005C2C6B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  <w:p w14:paraId="37614804" w14:textId="6422445D" w:rsidR="005C2C6B" w:rsidRDefault="005C2C6B" w:rsidP="002B1AFA"/>
        </w:tc>
      </w:tr>
      <w:tr w:rsidR="005C2C6B" w:rsidRPr="008F00D6" w14:paraId="4703651B" w14:textId="77777777" w:rsidTr="00C31DC0">
        <w:tblPrEx>
          <w:tblBorders>
            <w:bottom w:val="single" w:sz="4" w:space="0" w:color="auto"/>
          </w:tblBorders>
        </w:tblPrEx>
        <w:trPr>
          <w:gridAfter w:val="1"/>
          <w:wAfter w:w="29" w:type="pct"/>
          <w:cantSplit/>
          <w:trHeight w:val="647"/>
        </w:trPr>
        <w:tc>
          <w:tcPr>
            <w:tcW w:w="212" w:type="pct"/>
            <w:tcBorders>
              <w:right w:val="nil"/>
            </w:tcBorders>
            <w:vAlign w:val="center"/>
          </w:tcPr>
          <w:p w14:paraId="746B1458" w14:textId="77777777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>2.</w:t>
            </w:r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>3</w:t>
            </w:r>
          </w:p>
        </w:tc>
        <w:tc>
          <w:tcPr>
            <w:tcW w:w="3369" w:type="pct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4AF875AB" w14:textId="49259968" w:rsidR="005C2C6B" w:rsidRPr="008F00D6" w:rsidRDefault="005C2C6B" w:rsidP="005C2C6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>Are records of the incoming inspection maintained and satisfactory?</w:t>
            </w:r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(Conforming / </w:t>
            </w:r>
            <w:proofErr w:type="gramStart"/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>Non-conforming</w:t>
            </w:r>
            <w:proofErr w:type="gramEnd"/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items)</w:t>
            </w:r>
          </w:p>
        </w:tc>
        <w:tc>
          <w:tcPr>
            <w:tcW w:w="1390" w:type="pct"/>
            <w:gridSpan w:val="3"/>
            <w:tcBorders>
              <w:left w:val="single" w:sz="4" w:space="0" w:color="auto"/>
            </w:tcBorders>
            <w:vAlign w:val="center"/>
          </w:tcPr>
          <w:p w14:paraId="52D31066" w14:textId="344ECD48" w:rsidR="005C2C6B" w:rsidRDefault="005C2C6B" w:rsidP="005C2C6B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5C3AE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46706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5C3AE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532216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5C3AE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0587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C3AE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38C70B25" w14:textId="6F1B8C5F" w:rsidR="005C2C6B" w:rsidRDefault="005C2C6B" w:rsidP="005C2C6B">
            <w:pPr>
              <w:jc w:val="center"/>
            </w:pPr>
          </w:p>
        </w:tc>
      </w:tr>
    </w:tbl>
    <w:p w14:paraId="6C72E1B7" w14:textId="6FA78AC4" w:rsidR="003C7F7D" w:rsidRDefault="003C7F7D">
      <w:pPr>
        <w:rPr>
          <w:rFonts w:asciiTheme="minorBidi" w:hAnsiTheme="minorBidi" w:cstheme="minorBidi"/>
          <w:sz w:val="20"/>
          <w:szCs w:val="20"/>
        </w:rPr>
      </w:pPr>
    </w:p>
    <w:tbl>
      <w:tblPr>
        <w:tblW w:w="5409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5"/>
        <w:gridCol w:w="7627"/>
        <w:gridCol w:w="3260"/>
      </w:tblGrid>
      <w:tr w:rsidR="004D2F2C" w:rsidRPr="008F00D6" w14:paraId="0B35E33E" w14:textId="77777777" w:rsidTr="007F53B9">
        <w:trPr>
          <w:cantSplit/>
        </w:trPr>
        <w:tc>
          <w:tcPr>
            <w:tcW w:w="5000" w:type="pct"/>
            <w:gridSpan w:val="3"/>
            <w:shd w:val="clear" w:color="auto" w:fill="DEEAF6" w:themeFill="accent1" w:themeFillTint="33"/>
            <w:vAlign w:val="center"/>
          </w:tcPr>
          <w:p w14:paraId="0F45FE35" w14:textId="77777777" w:rsidR="004D2F2C" w:rsidRPr="008F00D6" w:rsidRDefault="004D2F2C" w:rsidP="00626C97">
            <w:pPr>
              <w:pStyle w:val="EcsTextTableBold"/>
              <w:keepNext/>
              <w:keepLines/>
              <w:spacing w:before="0" w:after="0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</w:t>
            </w:r>
            <w:r w:rsidR="000255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.0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 xml:space="preserve">Production Control, </w:t>
            </w:r>
            <w:r w:rsidR="00631403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Monitoring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and Routine Tests</w:t>
            </w:r>
          </w:p>
        </w:tc>
      </w:tr>
      <w:tr w:rsidR="00965FB2" w:rsidRPr="008F00D6" w14:paraId="1ED60D78" w14:textId="77777777" w:rsidTr="003C7F7D">
        <w:trPr>
          <w:cantSplit/>
          <w:trHeight w:val="602"/>
        </w:trPr>
        <w:tc>
          <w:tcPr>
            <w:tcW w:w="188" w:type="pct"/>
            <w:tcBorders>
              <w:right w:val="nil"/>
            </w:tcBorders>
            <w:vAlign w:val="center"/>
          </w:tcPr>
          <w:p w14:paraId="2D5B668A" w14:textId="77777777" w:rsidR="00965FB2" w:rsidRPr="008F00D6" w:rsidRDefault="00965FB2" w:rsidP="00965FB2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3.1</w:t>
            </w:r>
          </w:p>
        </w:tc>
        <w:tc>
          <w:tcPr>
            <w:tcW w:w="3371" w:type="pct"/>
            <w:tcBorders>
              <w:left w:val="nil"/>
              <w:right w:val="single" w:sz="4" w:space="0" w:color="auto"/>
            </w:tcBorders>
            <w:vAlign w:val="center"/>
          </w:tcPr>
          <w:p w14:paraId="26798BA2" w14:textId="77777777" w:rsidR="00965FB2" w:rsidRPr="008F00D6" w:rsidRDefault="00965FB2" w:rsidP="00025504">
            <w:pPr>
              <w:pStyle w:val="EcsTextTable"/>
              <w:rPr>
                <w:rFonts w:asciiTheme="minorBidi" w:hAnsiTheme="minorBidi" w:cstheme="minorBidi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Are the Quality Assurance and manufacturing </w:t>
            </w:r>
            <w:r w:rsidR="000255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p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ersonnel adequately briefed on their duties?</w:t>
            </w:r>
          </w:p>
        </w:tc>
        <w:tc>
          <w:tcPr>
            <w:tcW w:w="1441" w:type="pct"/>
            <w:tcBorders>
              <w:left w:val="single" w:sz="4" w:space="0" w:color="auto"/>
            </w:tcBorders>
            <w:vAlign w:val="center"/>
          </w:tcPr>
          <w:p w14:paraId="0C06B1E7" w14:textId="77777777" w:rsidR="00965FB2" w:rsidRDefault="00965FB2" w:rsidP="00965FB2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F8758C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4207107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706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F8758C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405959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8758C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F8758C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9374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8758C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1FEE94FA" w14:textId="408DBA69" w:rsidR="008335B7" w:rsidRDefault="008335B7" w:rsidP="008335B7">
            <w:pPr>
              <w:jc w:val="center"/>
            </w:pPr>
          </w:p>
        </w:tc>
      </w:tr>
      <w:tr w:rsidR="00965FB2" w:rsidRPr="008F00D6" w14:paraId="34BA683F" w14:textId="77777777" w:rsidTr="003C7F7D">
        <w:trPr>
          <w:cantSplit/>
          <w:trHeight w:val="827"/>
        </w:trPr>
        <w:tc>
          <w:tcPr>
            <w:tcW w:w="188" w:type="pct"/>
            <w:tcBorders>
              <w:right w:val="nil"/>
            </w:tcBorders>
            <w:vAlign w:val="center"/>
          </w:tcPr>
          <w:p w14:paraId="14CF757C" w14:textId="77777777" w:rsidR="00965FB2" w:rsidRPr="008F00D6" w:rsidRDefault="00965FB2" w:rsidP="00965FB2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3.2</w:t>
            </w:r>
          </w:p>
        </w:tc>
        <w:tc>
          <w:tcPr>
            <w:tcW w:w="3371" w:type="pct"/>
            <w:tcBorders>
              <w:left w:val="nil"/>
              <w:right w:val="single" w:sz="4" w:space="0" w:color="auto"/>
            </w:tcBorders>
            <w:vAlign w:val="center"/>
          </w:tcPr>
          <w:p w14:paraId="75DAD50F" w14:textId="77777777" w:rsidR="00965FB2" w:rsidRPr="008F00D6" w:rsidRDefault="00965FB2" w:rsidP="00AA4FB0">
            <w:pPr>
              <w:pStyle w:val="EcsTextTable"/>
              <w:rPr>
                <w:rFonts w:asciiTheme="minorBidi" w:hAnsiTheme="minorBidi" w:cstheme="minorBidi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Do they have readily available up-to-date documents, manufacturing</w:t>
            </w:r>
            <w:r w:rsidR="00AE6485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, preventive maintenance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and</w:t>
            </w:r>
            <w:r w:rsidR="00AA4FB0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test instructions, photographs /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drawings</w:t>
            </w:r>
            <w:r w:rsidR="00AA4FB0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/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samples on all those parts, which have an impact on the safety of the finished products?</w:t>
            </w:r>
          </w:p>
        </w:tc>
        <w:tc>
          <w:tcPr>
            <w:tcW w:w="1441" w:type="pct"/>
            <w:tcBorders>
              <w:left w:val="single" w:sz="4" w:space="0" w:color="auto"/>
            </w:tcBorders>
            <w:vAlign w:val="center"/>
          </w:tcPr>
          <w:p w14:paraId="024EE58C" w14:textId="77777777" w:rsidR="00965FB2" w:rsidRDefault="00965FB2" w:rsidP="00965FB2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F8758C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36793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1A70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F8758C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770889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8758C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F8758C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443125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8758C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672C976F" w14:textId="18352716" w:rsidR="0079526E" w:rsidRDefault="0079526E" w:rsidP="00965FB2">
            <w:pPr>
              <w:jc w:val="center"/>
            </w:pPr>
          </w:p>
        </w:tc>
      </w:tr>
      <w:tr w:rsidR="00965FB2" w:rsidRPr="008F00D6" w14:paraId="770A0DFC" w14:textId="77777777" w:rsidTr="003C7F7D">
        <w:trPr>
          <w:cantSplit/>
          <w:trHeight w:val="575"/>
        </w:trPr>
        <w:tc>
          <w:tcPr>
            <w:tcW w:w="188" w:type="pct"/>
            <w:tcBorders>
              <w:right w:val="nil"/>
            </w:tcBorders>
            <w:vAlign w:val="center"/>
          </w:tcPr>
          <w:p w14:paraId="6E3E1A71" w14:textId="77777777" w:rsidR="00965FB2" w:rsidRPr="008F00D6" w:rsidRDefault="00965FB2" w:rsidP="00025504">
            <w:pPr>
              <w:pStyle w:val="EcsTextTable"/>
              <w:rPr>
                <w:rFonts w:asciiTheme="minorBidi" w:hAnsiTheme="minorBidi" w:cstheme="minorBidi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3.</w:t>
            </w:r>
            <w:r w:rsidR="000255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</w:t>
            </w:r>
          </w:p>
        </w:tc>
        <w:tc>
          <w:tcPr>
            <w:tcW w:w="3371" w:type="pct"/>
            <w:tcBorders>
              <w:left w:val="nil"/>
              <w:right w:val="single" w:sz="4" w:space="0" w:color="auto"/>
            </w:tcBorders>
            <w:vAlign w:val="center"/>
          </w:tcPr>
          <w:p w14:paraId="5F894DEC" w14:textId="77777777" w:rsidR="00965FB2" w:rsidRPr="008F00D6" w:rsidRDefault="00965FB2" w:rsidP="00965FB2">
            <w:pPr>
              <w:pStyle w:val="EcsTextTable"/>
              <w:rPr>
                <w:rFonts w:asciiTheme="minorBidi" w:hAnsiTheme="minorBidi" w:cstheme="minorBidi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Is there a procedure to ensure that all products will be tested or inspected according to the manufacturer’s requirements?</w:t>
            </w:r>
          </w:p>
        </w:tc>
        <w:tc>
          <w:tcPr>
            <w:tcW w:w="1441" w:type="pct"/>
            <w:tcBorders>
              <w:left w:val="single" w:sz="4" w:space="0" w:color="auto"/>
            </w:tcBorders>
            <w:vAlign w:val="center"/>
          </w:tcPr>
          <w:p w14:paraId="7E7CE408" w14:textId="77777777" w:rsidR="00965FB2" w:rsidRDefault="00965FB2" w:rsidP="00965FB2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AB7BE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67841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13ED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AB7BE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365553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B7BE2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AB7BE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25762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B7BE2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317F2DBA" w14:textId="14C63F02" w:rsidR="001A13ED" w:rsidRPr="00DC79DF" w:rsidRDefault="001A13ED" w:rsidP="008335B7"/>
        </w:tc>
      </w:tr>
      <w:tr w:rsidR="00032AB1" w:rsidRPr="008F00D6" w14:paraId="1DCA5C8B" w14:textId="77777777" w:rsidTr="003C7F7D">
        <w:trPr>
          <w:cantSplit/>
          <w:trHeight w:val="647"/>
        </w:trPr>
        <w:tc>
          <w:tcPr>
            <w:tcW w:w="188" w:type="pct"/>
            <w:tcBorders>
              <w:right w:val="nil"/>
            </w:tcBorders>
            <w:vAlign w:val="center"/>
          </w:tcPr>
          <w:p w14:paraId="57C77F72" w14:textId="77777777" w:rsidR="00032AB1" w:rsidRPr="008F00D6" w:rsidRDefault="00D04604" w:rsidP="00626C97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3.4</w:t>
            </w:r>
          </w:p>
        </w:tc>
        <w:tc>
          <w:tcPr>
            <w:tcW w:w="3371" w:type="pct"/>
            <w:tcBorders>
              <w:left w:val="nil"/>
              <w:right w:val="single" w:sz="4" w:space="0" w:color="auto"/>
            </w:tcBorders>
            <w:vAlign w:val="center"/>
          </w:tcPr>
          <w:p w14:paraId="1B711ED8" w14:textId="77777777" w:rsidR="00032AB1" w:rsidRPr="008F00D6" w:rsidRDefault="00D04604" w:rsidP="00626C97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0F358B">
              <w:rPr>
                <w:sz w:val="20"/>
                <w:szCs w:val="20"/>
                <w:lang w:val="en-GB"/>
              </w:rPr>
              <w:t xml:space="preserve">Is the production process controlled </w:t>
            </w:r>
            <w:r>
              <w:rPr>
                <w:sz w:val="20"/>
                <w:szCs w:val="20"/>
                <w:lang w:val="en-GB"/>
              </w:rPr>
              <w:t xml:space="preserve">and are products examined </w:t>
            </w:r>
            <w:r w:rsidRPr="000F358B">
              <w:rPr>
                <w:sz w:val="20"/>
                <w:szCs w:val="20"/>
                <w:lang w:val="en-GB"/>
              </w:rPr>
              <w:t>at appropriate stages</w:t>
            </w:r>
            <w:r>
              <w:rPr>
                <w:sz w:val="20"/>
                <w:szCs w:val="20"/>
                <w:lang w:val="en-GB"/>
              </w:rPr>
              <w:t>, including final inspection?</w:t>
            </w:r>
          </w:p>
        </w:tc>
        <w:tc>
          <w:tcPr>
            <w:tcW w:w="1441" w:type="pct"/>
            <w:tcBorders>
              <w:left w:val="single" w:sz="4" w:space="0" w:color="auto"/>
            </w:tcBorders>
            <w:vAlign w:val="center"/>
          </w:tcPr>
          <w:p w14:paraId="41CA6F14" w14:textId="77777777" w:rsidR="00032AB1" w:rsidRDefault="00D04604" w:rsidP="00965FB2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AB7BE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5257086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6D93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AB7BE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90419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B7BE2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AB7BE2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931996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B7BE2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5DB9038F" w14:textId="3BFCCC0D" w:rsidR="00DC79DF" w:rsidRPr="008F00D6" w:rsidRDefault="00DC79DF" w:rsidP="00965FB2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  <w:tr w:rsidR="00A36203" w:rsidRPr="008F00D6" w14:paraId="46189A6A" w14:textId="77777777" w:rsidTr="003C7F7D">
        <w:trPr>
          <w:cantSplit/>
          <w:trHeight w:val="647"/>
        </w:trPr>
        <w:tc>
          <w:tcPr>
            <w:tcW w:w="188" w:type="pct"/>
            <w:tcBorders>
              <w:right w:val="nil"/>
            </w:tcBorders>
            <w:vAlign w:val="center"/>
          </w:tcPr>
          <w:p w14:paraId="774D00EE" w14:textId="77777777" w:rsidR="00A36203" w:rsidRPr="008F00D6" w:rsidRDefault="00A36203" w:rsidP="00D04604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3.</w:t>
            </w:r>
            <w:r w:rsidR="00D046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5</w:t>
            </w:r>
          </w:p>
        </w:tc>
        <w:tc>
          <w:tcPr>
            <w:tcW w:w="3371" w:type="pct"/>
            <w:tcBorders>
              <w:left w:val="nil"/>
              <w:right w:val="single" w:sz="4" w:space="0" w:color="auto"/>
            </w:tcBorders>
            <w:vAlign w:val="center"/>
          </w:tcPr>
          <w:p w14:paraId="6029B2C1" w14:textId="77777777" w:rsidR="00A36203" w:rsidRPr="008F00D6" w:rsidRDefault="00A36203" w:rsidP="00626C97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Is there a procedure covering the way to handle non-conforming products?</w:t>
            </w:r>
          </w:p>
        </w:tc>
        <w:tc>
          <w:tcPr>
            <w:tcW w:w="1441" w:type="pct"/>
            <w:tcBorders>
              <w:left w:val="single" w:sz="4" w:space="0" w:color="auto"/>
            </w:tcBorders>
            <w:vAlign w:val="center"/>
          </w:tcPr>
          <w:p w14:paraId="1E93AA4D" w14:textId="77777777" w:rsidR="00A36203" w:rsidRDefault="00965FB2" w:rsidP="00965FB2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4411143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44DD8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3724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298029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3ABB7F8A" w14:textId="5359D4D8" w:rsidR="00044DD8" w:rsidRPr="008F00D6" w:rsidRDefault="00044DD8" w:rsidP="00965FB2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  <w:tr w:rsidR="004D2F2C" w:rsidRPr="008F00D6" w14:paraId="632F01B3" w14:textId="77777777" w:rsidTr="007F53B9">
        <w:trPr>
          <w:cantSplit/>
          <w:trHeight w:val="1997"/>
        </w:trPr>
        <w:tc>
          <w:tcPr>
            <w:tcW w:w="5000" w:type="pct"/>
            <w:gridSpan w:val="3"/>
            <w:vAlign w:val="center"/>
          </w:tcPr>
          <w:p w14:paraId="38E8A0B6" w14:textId="77777777" w:rsidR="004D2F2C" w:rsidRPr="008F00D6" w:rsidRDefault="004D2F2C" w:rsidP="003C72E3">
            <w:pPr>
              <w:pStyle w:val="EcsTextTable"/>
              <w:widowControl w:val="0"/>
              <w:ind w:left="567" w:hanging="252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Procedure of handling non-conforming products (one or more boxed may be ticked)</w:t>
            </w:r>
          </w:p>
          <w:p w14:paraId="4F6A358A" w14:textId="77777777" w:rsidR="004D2F2C" w:rsidRPr="008F00D6" w:rsidRDefault="00000000" w:rsidP="00626C97">
            <w:pPr>
              <w:pStyle w:val="EcsTextTable"/>
              <w:widowControl w:val="0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936669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377D"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Automated segregation process</w:t>
            </w:r>
          </w:p>
          <w:p w14:paraId="3894DDA7" w14:textId="4922C143" w:rsidR="004D2F2C" w:rsidRPr="008F00D6" w:rsidRDefault="00000000" w:rsidP="00626C97">
            <w:pPr>
              <w:pStyle w:val="EcsTextTable"/>
              <w:widowControl w:val="0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15496463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A1296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sdtContent>
            </w:sdt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Manual segregation process</w:t>
            </w:r>
          </w:p>
          <w:p w14:paraId="4208266F" w14:textId="1F866620" w:rsidR="004D2F2C" w:rsidRPr="008F00D6" w:rsidRDefault="00000000" w:rsidP="00626C97">
            <w:pPr>
              <w:pStyle w:val="EcsTextTable"/>
              <w:widowControl w:val="0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23286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15E8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Non-conforming products are destroyed</w:t>
            </w:r>
          </w:p>
          <w:p w14:paraId="4DB75733" w14:textId="600D3A2D" w:rsidR="004D2F2C" w:rsidRPr="008F00D6" w:rsidRDefault="00000000" w:rsidP="00626C97">
            <w:pPr>
              <w:pStyle w:val="EcsTextTable"/>
              <w:widowControl w:val="0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1471201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C777A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sdtContent>
            </w:sdt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Non-conforming products are repaired</w:t>
            </w:r>
          </w:p>
          <w:p w14:paraId="0D99286E" w14:textId="0EA217DE" w:rsidR="004D2F2C" w:rsidRPr="008F00D6" w:rsidRDefault="00000000" w:rsidP="00626C97">
            <w:pPr>
              <w:pStyle w:val="EcsTextTable"/>
              <w:widowControl w:val="0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1638414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78C1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Others (please give details)</w:t>
            </w:r>
          </w:p>
          <w:p w14:paraId="47B0C2D3" w14:textId="64782F0F" w:rsidR="005B34BF" w:rsidRPr="008F00D6" w:rsidRDefault="00000000" w:rsidP="00857584">
            <w:pPr>
              <w:pStyle w:val="EcsTextTable"/>
              <w:widowControl w:val="0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1537938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377D"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 xml:space="preserve">Details given on </w:t>
            </w:r>
            <w:r w:rsidR="000704D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AUDITOR’S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5F7290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Information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page</w:t>
            </w:r>
          </w:p>
        </w:tc>
      </w:tr>
      <w:tr w:rsidR="00DC1D0B" w:rsidRPr="008F00D6" w14:paraId="1D83C179" w14:textId="77777777" w:rsidTr="003C7F7D">
        <w:trPr>
          <w:cantSplit/>
          <w:trHeight w:val="647"/>
        </w:trPr>
        <w:tc>
          <w:tcPr>
            <w:tcW w:w="188" w:type="pct"/>
            <w:tcBorders>
              <w:right w:val="nil"/>
            </w:tcBorders>
            <w:vAlign w:val="center"/>
          </w:tcPr>
          <w:p w14:paraId="1D612332" w14:textId="77777777" w:rsidR="00DC1D0B" w:rsidRPr="008F00D6" w:rsidRDefault="00DC1D0B" w:rsidP="00D04604">
            <w:pPr>
              <w:pStyle w:val="EcsTextTable"/>
              <w:widowControl w:val="0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3.</w:t>
            </w:r>
            <w:r w:rsidR="00D046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6</w:t>
            </w:r>
          </w:p>
        </w:tc>
        <w:tc>
          <w:tcPr>
            <w:tcW w:w="3371" w:type="pct"/>
            <w:tcBorders>
              <w:left w:val="nil"/>
              <w:right w:val="single" w:sz="4" w:space="0" w:color="auto"/>
            </w:tcBorders>
            <w:vAlign w:val="center"/>
          </w:tcPr>
          <w:p w14:paraId="328FEF9C" w14:textId="77777777" w:rsidR="00DC1D0B" w:rsidRPr="008F00D6" w:rsidRDefault="00DC1D0B" w:rsidP="00AE6485">
            <w:pPr>
              <w:pStyle w:val="EcsTextTable"/>
              <w:widowControl w:val="0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Are records of routine tests </w:t>
            </w:r>
            <w:r w:rsidR="00AE6485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and preventive maintenance stored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and satisfactory?</w:t>
            </w:r>
          </w:p>
        </w:tc>
        <w:tc>
          <w:tcPr>
            <w:tcW w:w="1441" w:type="pct"/>
            <w:tcBorders>
              <w:left w:val="single" w:sz="4" w:space="0" w:color="auto"/>
            </w:tcBorders>
            <w:vAlign w:val="center"/>
          </w:tcPr>
          <w:p w14:paraId="55120978" w14:textId="77777777" w:rsidR="00DC1D0B" w:rsidRDefault="00965FB2" w:rsidP="00965FB2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50385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723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095441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626842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56E80139" w14:textId="4327B1F7" w:rsidR="008744F6" w:rsidRPr="008F00D6" w:rsidRDefault="008744F6" w:rsidP="00965FB2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</w:tbl>
    <w:p w14:paraId="62A209A9" w14:textId="77777777" w:rsidR="004D2F2C" w:rsidRPr="008F00D6" w:rsidRDefault="004D2F2C">
      <w:pPr>
        <w:rPr>
          <w:rFonts w:asciiTheme="minorBidi" w:hAnsiTheme="minorBidi" w:cstheme="minorBidi"/>
          <w:sz w:val="20"/>
          <w:szCs w:val="20"/>
        </w:rPr>
      </w:pPr>
    </w:p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7"/>
        <w:gridCol w:w="8657"/>
        <w:gridCol w:w="2214"/>
      </w:tblGrid>
      <w:tr w:rsidR="004D2F2C" w:rsidRPr="008F00D6" w14:paraId="6C0D1321" w14:textId="77777777" w:rsidTr="007F53B9">
        <w:trPr>
          <w:cantSplit/>
        </w:trPr>
        <w:tc>
          <w:tcPr>
            <w:tcW w:w="5000" w:type="pct"/>
            <w:gridSpan w:val="3"/>
            <w:shd w:val="clear" w:color="auto" w:fill="DEEAF6" w:themeFill="accent1" w:themeFillTint="33"/>
          </w:tcPr>
          <w:p w14:paraId="7D5975E7" w14:textId="77777777" w:rsidR="004D2F2C" w:rsidRPr="008F00D6" w:rsidRDefault="00025504" w:rsidP="00C90951">
            <w:pPr>
              <w:pStyle w:val="EcsTextTableBold"/>
              <w:keepNext/>
              <w:keepLines/>
              <w:spacing w:before="0" w:after="0"/>
              <w:rPr>
                <w:rFonts w:asciiTheme="minorBidi" w:hAnsiTheme="minorBidi" w:cstheme="minorBidi"/>
                <w:b w:val="0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4.0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Calibration of Safety Test and Measuring Equipment</w:t>
            </w:r>
          </w:p>
        </w:tc>
      </w:tr>
      <w:tr w:rsidR="003D75AB" w:rsidRPr="008F00D6" w14:paraId="49A2B578" w14:textId="77777777" w:rsidTr="003D75AB">
        <w:trPr>
          <w:cantSplit/>
          <w:trHeight w:val="620"/>
        </w:trPr>
        <w:tc>
          <w:tcPr>
            <w:tcW w:w="189" w:type="pct"/>
            <w:tcBorders>
              <w:right w:val="nil"/>
            </w:tcBorders>
            <w:vAlign w:val="center"/>
          </w:tcPr>
          <w:p w14:paraId="4CA3CEB3" w14:textId="77777777" w:rsidR="003D75AB" w:rsidRPr="008F00D6" w:rsidRDefault="003D75AB" w:rsidP="00D94A9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.1</w:t>
            </w:r>
          </w:p>
        </w:tc>
        <w:tc>
          <w:tcPr>
            <w:tcW w:w="3831" w:type="pct"/>
            <w:tcBorders>
              <w:left w:val="nil"/>
              <w:right w:val="nil"/>
            </w:tcBorders>
          </w:tcPr>
          <w:p w14:paraId="433D90A7" w14:textId="77777777" w:rsidR="003D75AB" w:rsidRPr="00D94A9B" w:rsidRDefault="003D75AB" w:rsidP="00D94A9B">
            <w:pPr>
              <w:pStyle w:val="EcsTextTable"/>
              <w:spacing w:before="180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D94A9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Is calibration method documented and accuracy traceable to a 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national standard</w:t>
            </w:r>
            <w:r w:rsidRPr="00D94A9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?</w:t>
            </w:r>
          </w:p>
        </w:tc>
        <w:tc>
          <w:tcPr>
            <w:tcW w:w="980" w:type="pct"/>
            <w:tcBorders>
              <w:left w:val="nil"/>
            </w:tcBorders>
            <w:vAlign w:val="center"/>
          </w:tcPr>
          <w:p w14:paraId="326D6C3E" w14:textId="77777777" w:rsidR="003D75AB" w:rsidRDefault="003D75AB" w:rsidP="00D94A9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00881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67A7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7449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9914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13694C59" w14:textId="191031B5" w:rsidR="00E92938" w:rsidRPr="008F00D6" w:rsidRDefault="00773D67" w:rsidP="00D94A9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  </w:t>
            </w:r>
          </w:p>
        </w:tc>
      </w:tr>
      <w:tr w:rsidR="00D94A9B" w:rsidRPr="008F00D6" w14:paraId="4F755595" w14:textId="77777777" w:rsidTr="00D94A9B">
        <w:trPr>
          <w:cantSplit/>
          <w:trHeight w:val="1441"/>
        </w:trPr>
        <w:tc>
          <w:tcPr>
            <w:tcW w:w="5000" w:type="pct"/>
            <w:gridSpan w:val="3"/>
            <w:vAlign w:val="center"/>
          </w:tcPr>
          <w:p w14:paraId="02188CD9" w14:textId="77777777" w:rsidR="00D94A9B" w:rsidRPr="008F00D6" w:rsidRDefault="00D94A9B" w:rsidP="00D94A9B">
            <w:pPr>
              <w:pStyle w:val="EcsTextTable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Calibration done by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(several boxes may be ticked)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:</w:t>
            </w:r>
          </w:p>
          <w:p w14:paraId="02E0028E" w14:textId="0252B794" w:rsidR="00D94A9B" w:rsidRPr="008F00D6" w:rsidRDefault="00000000" w:rsidP="00D94A9B">
            <w:pPr>
              <w:pStyle w:val="EcsTextTable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693343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F0095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sdtContent>
            </w:sdt>
            <w:r w:rsidR="00D94A9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  </w:t>
            </w:r>
            <w:r w:rsidR="00D94A9B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Laboratory accredited according to ISO/IEC 17025</w:t>
            </w:r>
          </w:p>
          <w:p w14:paraId="66CEAB06" w14:textId="77777777" w:rsidR="00D94A9B" w:rsidRPr="008F00D6" w:rsidRDefault="00000000" w:rsidP="00D94A9B">
            <w:pPr>
              <w:pStyle w:val="EcsTextTable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1094013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4A9B"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D94A9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  </w:t>
            </w:r>
            <w:r w:rsidR="00D94A9B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Test equipment manufacturer/supplier</w:t>
            </w:r>
          </w:p>
          <w:p w14:paraId="2183E0D1" w14:textId="77777777" w:rsidR="00D94A9B" w:rsidRPr="00F029BA" w:rsidRDefault="00000000" w:rsidP="00D94A9B">
            <w:pPr>
              <w:pStyle w:val="EcsTextTable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1278865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4A9B" w:rsidRPr="00F029BA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D94A9B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  National metrology institute</w:t>
            </w:r>
          </w:p>
          <w:p w14:paraId="5B546361" w14:textId="0BF3C1C0" w:rsidR="00D94A9B" w:rsidRPr="008F00D6" w:rsidRDefault="00000000" w:rsidP="00F029BA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206023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4A9B" w:rsidRPr="00F029BA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D94A9B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  Other (please provide details):</w:t>
            </w:r>
            <w:r w:rsidR="00D94A9B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</w:p>
        </w:tc>
      </w:tr>
      <w:tr w:rsidR="00D94A9B" w:rsidRPr="008F00D6" w14:paraId="552E6AE3" w14:textId="77777777" w:rsidTr="00D94A9B">
        <w:trPr>
          <w:cantSplit/>
          <w:trHeight w:val="710"/>
        </w:trPr>
        <w:tc>
          <w:tcPr>
            <w:tcW w:w="189" w:type="pct"/>
            <w:tcBorders>
              <w:right w:val="nil"/>
            </w:tcBorders>
            <w:vAlign w:val="center"/>
          </w:tcPr>
          <w:p w14:paraId="63610AB2" w14:textId="77777777" w:rsidR="00D94A9B" w:rsidRPr="008F00D6" w:rsidRDefault="00D94A9B" w:rsidP="00D94A9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2</w:t>
            </w:r>
          </w:p>
        </w:tc>
        <w:tc>
          <w:tcPr>
            <w:tcW w:w="3831" w:type="pct"/>
            <w:tcBorders>
              <w:left w:val="nil"/>
              <w:right w:val="single" w:sz="4" w:space="0" w:color="000000"/>
            </w:tcBorders>
            <w:vAlign w:val="center"/>
          </w:tcPr>
          <w:p w14:paraId="1CE43924" w14:textId="77777777" w:rsidR="00D94A9B" w:rsidRPr="008F00D6" w:rsidRDefault="00D94A9B" w:rsidP="00D94A9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Is the equipment provided with a label or similar indicating the next 'calibration due' date or another method ensuring t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he valid calibration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status?</w:t>
            </w:r>
          </w:p>
        </w:tc>
        <w:tc>
          <w:tcPr>
            <w:tcW w:w="9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70D1D2" w14:textId="314B7F7C" w:rsidR="00D94A9B" w:rsidRPr="008F00D6" w:rsidRDefault="00D94A9B" w:rsidP="00D94A9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97129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67A7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70394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277361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D94A9B" w:rsidRPr="008F00D6" w14:paraId="54EC26BC" w14:textId="77777777" w:rsidTr="00D94A9B">
        <w:trPr>
          <w:cantSplit/>
          <w:trHeight w:val="647"/>
        </w:trPr>
        <w:tc>
          <w:tcPr>
            <w:tcW w:w="189" w:type="pct"/>
            <w:tcBorders>
              <w:right w:val="nil"/>
            </w:tcBorders>
            <w:vAlign w:val="center"/>
          </w:tcPr>
          <w:p w14:paraId="056CEF12" w14:textId="0C5CDE02" w:rsidR="00D94A9B" w:rsidRPr="00E15E29" w:rsidRDefault="00D94A9B" w:rsidP="003D75A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highlight w:val="yellow"/>
                <w:lang w:val="en-GB" w:eastAsia="nb-NO"/>
              </w:rPr>
            </w:pPr>
            <w:r w:rsidRPr="003D75A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4.</w:t>
            </w:r>
            <w:r w:rsidR="003D75AB" w:rsidRPr="003D75A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</w:t>
            </w:r>
          </w:p>
        </w:tc>
        <w:tc>
          <w:tcPr>
            <w:tcW w:w="3831" w:type="pct"/>
            <w:tcBorders>
              <w:left w:val="nil"/>
              <w:right w:val="single" w:sz="4" w:space="0" w:color="000000"/>
            </w:tcBorders>
            <w:vAlign w:val="center"/>
          </w:tcPr>
          <w:p w14:paraId="3F1C400F" w14:textId="4547F43B" w:rsidR="00D94A9B" w:rsidRPr="00E15E29" w:rsidRDefault="00D94A9B" w:rsidP="003D75A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highlight w:val="yellow"/>
                <w:lang w:val="en-GB" w:eastAsia="nb-NO"/>
              </w:rPr>
            </w:pPr>
            <w:r w:rsidRPr="003D75A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Are the records for calibration of test and measuring equipment stored and satisfactory?</w:t>
            </w:r>
            <w:r w:rsidR="00E15E29" w:rsidRPr="003D75AB">
              <w:rPr>
                <w:rFonts w:asciiTheme="minorBidi" w:hAnsiTheme="minorBidi" w:cstheme="minorBidi"/>
                <w:color w:val="00B050"/>
                <w:sz w:val="20"/>
                <w:szCs w:val="20"/>
                <w:lang w:val="en-GB" w:eastAsia="nb-NO"/>
              </w:rPr>
              <w:t xml:space="preserve"> </w:t>
            </w:r>
          </w:p>
        </w:tc>
        <w:tc>
          <w:tcPr>
            <w:tcW w:w="9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A5C26" w14:textId="77777777" w:rsidR="00D94A9B" w:rsidRDefault="00D94A9B" w:rsidP="00D94A9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073938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67A7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259664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68540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39D253F8" w14:textId="1C6A302C" w:rsidR="00743036" w:rsidRPr="008F00D6" w:rsidRDefault="00743036" w:rsidP="00D94A9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  <w:tr w:rsidR="00A91EDF" w:rsidRPr="008F00D6" w14:paraId="760FEDAC" w14:textId="77777777" w:rsidTr="00A57275">
        <w:trPr>
          <w:cantSplit/>
          <w:trHeight w:val="647"/>
        </w:trPr>
        <w:tc>
          <w:tcPr>
            <w:tcW w:w="189" w:type="pct"/>
            <w:tcBorders>
              <w:right w:val="nil"/>
            </w:tcBorders>
            <w:vAlign w:val="center"/>
          </w:tcPr>
          <w:p w14:paraId="0296EBBE" w14:textId="7B509604" w:rsidR="00A91EDF" w:rsidRDefault="00A91EDF" w:rsidP="003D75A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lastRenderedPageBreak/>
              <w:t>4.</w:t>
            </w:r>
            <w:r w:rsidR="003D75A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</w:t>
            </w:r>
          </w:p>
        </w:tc>
        <w:tc>
          <w:tcPr>
            <w:tcW w:w="3831" w:type="pct"/>
            <w:tcBorders>
              <w:left w:val="nil"/>
              <w:right w:val="single" w:sz="4" w:space="0" w:color="000000"/>
            </w:tcBorders>
            <w:vAlign w:val="center"/>
          </w:tcPr>
          <w:p w14:paraId="72DE8BA5" w14:textId="77777777" w:rsidR="00A91EDF" w:rsidRPr="000F358B" w:rsidRDefault="00A91EDF" w:rsidP="00A91EDF">
            <w:pPr>
              <w:pStyle w:val="EcsTextTable"/>
              <w:tabs>
                <w:tab w:val="clear" w:pos="567"/>
                <w:tab w:val="left" w:pos="395"/>
              </w:tabs>
              <w:spacing w:before="240"/>
              <w:rPr>
                <w:sz w:val="20"/>
                <w:szCs w:val="20"/>
                <w:lang w:val="en-GB"/>
              </w:rPr>
            </w:pPr>
            <w:r w:rsidRPr="000F358B">
              <w:rPr>
                <w:sz w:val="20"/>
                <w:szCs w:val="20"/>
                <w:lang w:val="en-GB"/>
              </w:rPr>
              <w:t>Is the proper function of the test equipment verified with a simulated failure (dummy) or by other equivalent means?</w:t>
            </w:r>
          </w:p>
          <w:p w14:paraId="5EA03EEA" w14:textId="77777777" w:rsidR="00A91EDF" w:rsidRPr="008F00D6" w:rsidRDefault="00A91EDF" w:rsidP="00A91ED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</w:p>
        </w:tc>
        <w:tc>
          <w:tcPr>
            <w:tcW w:w="9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9A7F3C" w14:textId="2527295E" w:rsidR="00A91EDF" w:rsidRPr="008F00D6" w:rsidRDefault="00A91EDF" w:rsidP="00A91EDF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6580421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B705E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84230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14663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A91EDF" w:rsidRPr="008F00D6" w14:paraId="52AC61D3" w14:textId="77777777" w:rsidTr="00D94A9B">
        <w:trPr>
          <w:cantSplit/>
          <w:trHeight w:val="647"/>
        </w:trPr>
        <w:tc>
          <w:tcPr>
            <w:tcW w:w="189" w:type="pct"/>
            <w:tcBorders>
              <w:right w:val="nil"/>
            </w:tcBorders>
            <w:vAlign w:val="center"/>
          </w:tcPr>
          <w:p w14:paraId="5C1DC742" w14:textId="06E6A0F9" w:rsidR="00A91EDF" w:rsidRDefault="00A91EDF" w:rsidP="003D75A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4.</w:t>
            </w:r>
            <w:r w:rsidR="003D75AB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5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</w:t>
            </w:r>
          </w:p>
        </w:tc>
        <w:tc>
          <w:tcPr>
            <w:tcW w:w="3831" w:type="pct"/>
            <w:tcBorders>
              <w:left w:val="nil"/>
              <w:right w:val="single" w:sz="4" w:space="0" w:color="000000"/>
            </w:tcBorders>
            <w:vAlign w:val="center"/>
          </w:tcPr>
          <w:p w14:paraId="7D721ED7" w14:textId="602F8C44" w:rsidR="00A91EDF" w:rsidRPr="000F358B" w:rsidRDefault="00A91EDF" w:rsidP="00A91EDF">
            <w:pPr>
              <w:pStyle w:val="EcsTextTable"/>
              <w:tabs>
                <w:tab w:val="clear" w:pos="567"/>
                <w:tab w:val="left" w:pos="395"/>
              </w:tabs>
              <w:rPr>
                <w:sz w:val="20"/>
                <w:szCs w:val="20"/>
                <w:lang w:val="en-GB"/>
              </w:rPr>
            </w:pPr>
            <w:r w:rsidRPr="000F358B">
              <w:rPr>
                <w:sz w:val="20"/>
                <w:szCs w:val="20"/>
                <w:lang w:val="en-GB"/>
              </w:rPr>
              <w:t>Is there a procedure requiring appropriate actions to be taken by the operator if a functional check is found to be unsatisfactory</w:t>
            </w:r>
            <w:r>
              <w:rPr>
                <w:sz w:val="20"/>
                <w:szCs w:val="20"/>
                <w:lang w:val="en-GB"/>
              </w:rPr>
              <w:t xml:space="preserve">, including retest of product </w:t>
            </w:r>
            <w:r w:rsidR="00A66E89">
              <w:rPr>
                <w:sz w:val="20"/>
                <w:szCs w:val="20"/>
                <w:lang w:val="en-GB"/>
              </w:rPr>
              <w:t>concerned?</w:t>
            </w:r>
          </w:p>
        </w:tc>
        <w:tc>
          <w:tcPr>
            <w:tcW w:w="9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0BE4C" w14:textId="2CBA58AE" w:rsidR="00A91EDF" w:rsidRDefault="00A91EDF" w:rsidP="00F96A83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845291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6A83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51052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9114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0CC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1E162594" w14:textId="146BE681" w:rsidR="00EE0CC5" w:rsidRPr="008F00D6" w:rsidRDefault="00EE0CC5" w:rsidP="004815E8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</w:tbl>
    <w:p w14:paraId="3A31CB4C" w14:textId="77777777" w:rsidR="004D2F2C" w:rsidRDefault="004D2F2C">
      <w:pPr>
        <w:rPr>
          <w:rFonts w:asciiTheme="minorBidi" w:hAnsiTheme="minorBidi" w:cstheme="minorBidi"/>
          <w:sz w:val="20"/>
          <w:szCs w:val="20"/>
        </w:rPr>
      </w:pPr>
    </w:p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7"/>
        <w:gridCol w:w="7515"/>
        <w:gridCol w:w="3356"/>
      </w:tblGrid>
      <w:tr w:rsidR="004D2F2C" w:rsidRPr="008F00D6" w14:paraId="648E704C" w14:textId="77777777" w:rsidTr="007F53B9">
        <w:trPr>
          <w:cantSplit/>
        </w:trPr>
        <w:tc>
          <w:tcPr>
            <w:tcW w:w="5000" w:type="pct"/>
            <w:gridSpan w:val="3"/>
            <w:shd w:val="clear" w:color="auto" w:fill="DEEAF6" w:themeFill="accent1" w:themeFillTint="33"/>
          </w:tcPr>
          <w:p w14:paraId="2350EED0" w14:textId="77777777" w:rsidR="00374F43" w:rsidRDefault="00025504" w:rsidP="00983F82">
            <w:pP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5.0</w:t>
            </w:r>
            <w:r w:rsidR="004D2F2C" w:rsidRPr="008F00D6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ab/>
              <w:t>Handling and Storage</w:t>
            </w:r>
          </w:p>
          <w:p w14:paraId="72E670FC" w14:textId="77777777" w:rsidR="00374F43" w:rsidRPr="00374F43" w:rsidRDefault="00374F43" w:rsidP="00374F43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  <w:p w14:paraId="0D896212" w14:textId="77777777" w:rsidR="00374F43" w:rsidRPr="00374F43" w:rsidRDefault="00374F43" w:rsidP="00374F43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  <w:p w14:paraId="6A83FD04" w14:textId="77777777" w:rsidR="004D2F2C" w:rsidRPr="00374F43" w:rsidRDefault="004D2F2C" w:rsidP="00374F43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  <w:tr w:rsidR="000A257B" w:rsidRPr="008F00D6" w14:paraId="20507474" w14:textId="77777777" w:rsidTr="00374F43">
        <w:trPr>
          <w:cantSplit/>
          <w:trHeight w:val="638"/>
        </w:trPr>
        <w:tc>
          <w:tcPr>
            <w:tcW w:w="189" w:type="pct"/>
            <w:tcBorders>
              <w:right w:val="nil"/>
            </w:tcBorders>
            <w:vAlign w:val="center"/>
          </w:tcPr>
          <w:p w14:paraId="4776F863" w14:textId="77777777" w:rsidR="000A257B" w:rsidRPr="008F00D6" w:rsidRDefault="00025504" w:rsidP="000A257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5</w:t>
            </w:r>
            <w:r w:rsidR="000A257B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.1</w:t>
            </w:r>
          </w:p>
        </w:tc>
        <w:tc>
          <w:tcPr>
            <w:tcW w:w="3326" w:type="pct"/>
            <w:tcBorders>
              <w:left w:val="nil"/>
              <w:right w:val="single" w:sz="4" w:space="0" w:color="000000"/>
            </w:tcBorders>
            <w:vAlign w:val="center"/>
          </w:tcPr>
          <w:p w14:paraId="3A23D391" w14:textId="77777777" w:rsidR="000A257B" w:rsidRPr="008F00D6" w:rsidRDefault="000A257B" w:rsidP="003C7F7D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Are the components and materials to be used for production stored and handled in </w:t>
            </w:r>
            <w:r w:rsidR="00CF7299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 proper way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?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84735" w14:textId="1E09D023" w:rsidR="000A257B" w:rsidRDefault="000A257B" w:rsidP="000A257B">
            <w:pPr>
              <w:jc w:val="center"/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725653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B705E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70794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530448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0A257B" w:rsidRPr="008F00D6" w14:paraId="17253062" w14:textId="77777777" w:rsidTr="00374F43">
        <w:trPr>
          <w:cantSplit/>
          <w:trHeight w:val="440"/>
        </w:trPr>
        <w:tc>
          <w:tcPr>
            <w:tcW w:w="189" w:type="pct"/>
            <w:tcBorders>
              <w:right w:val="nil"/>
            </w:tcBorders>
            <w:vAlign w:val="center"/>
          </w:tcPr>
          <w:p w14:paraId="49904275" w14:textId="77777777" w:rsidR="000A257B" w:rsidRPr="008F00D6" w:rsidRDefault="00025504" w:rsidP="000A257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5</w:t>
            </w:r>
            <w:r w:rsidR="000A257B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.2</w:t>
            </w:r>
          </w:p>
        </w:tc>
        <w:tc>
          <w:tcPr>
            <w:tcW w:w="3326" w:type="pct"/>
            <w:tcBorders>
              <w:left w:val="nil"/>
              <w:right w:val="single" w:sz="4" w:space="0" w:color="000000"/>
            </w:tcBorders>
            <w:vAlign w:val="center"/>
          </w:tcPr>
          <w:p w14:paraId="3E5264CF" w14:textId="77777777" w:rsidR="00AA7D3E" w:rsidRDefault="000A257B" w:rsidP="00AA7D3E">
            <w:pPr>
              <w:pStyle w:val="EcsTextTable"/>
              <w:ind w:left="-2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Are the finished products stored </w:t>
            </w:r>
            <w:r w:rsidRPr="00AA7D3E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and handled in </w:t>
            </w:r>
            <w:r w:rsidR="00CF7299" w:rsidRPr="00AA7D3E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 proper way</w:t>
            </w:r>
            <w:r w:rsidR="00AA7D3E" w:rsidRPr="00AA7D3E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, concerning the applicable product category?</w:t>
            </w:r>
          </w:p>
          <w:p w14:paraId="79F23F06" w14:textId="7D9EC806" w:rsidR="000A257B" w:rsidRPr="00AA7D3E" w:rsidRDefault="00AA7D3E" w:rsidP="00AA7D3E">
            <w:pPr>
              <w:pStyle w:val="EcsTextTable"/>
              <w:ind w:left="-2"/>
              <w:rPr>
                <w:rFonts w:asciiTheme="minorBidi" w:hAnsiTheme="minorBidi" w:cstheme="minorBidi"/>
                <w:color w:val="auto"/>
                <w:sz w:val="18"/>
                <w:szCs w:val="18"/>
                <w:lang w:val="en-GB" w:eastAsia="nb-NO"/>
              </w:rPr>
            </w:pPr>
            <w:r w:rsidRPr="00AA7D3E">
              <w:rPr>
                <w:rFonts w:asciiTheme="minorBidi" w:hAnsiTheme="minorBidi" w:cstheme="minorBidi"/>
                <w:i/>
                <w:color w:val="auto"/>
                <w:sz w:val="18"/>
                <w:szCs w:val="18"/>
                <w:lang w:val="en-GB" w:eastAsia="nb-NO"/>
              </w:rPr>
              <w:t xml:space="preserve">(e.g. Are food items stored in a clean, and </w:t>
            </w:r>
            <w:r w:rsidR="00107A5A" w:rsidRPr="00AA7D3E">
              <w:rPr>
                <w:rFonts w:asciiTheme="minorBidi" w:hAnsiTheme="minorBidi" w:cstheme="minorBidi"/>
                <w:i/>
                <w:color w:val="auto"/>
                <w:sz w:val="18"/>
                <w:szCs w:val="18"/>
                <w:lang w:val="en-GB" w:eastAsia="nb-NO"/>
              </w:rPr>
              <w:t>temperature-controlled</w:t>
            </w:r>
            <w:r w:rsidRPr="00AA7D3E">
              <w:rPr>
                <w:rFonts w:asciiTheme="minorBidi" w:hAnsiTheme="minorBidi" w:cstheme="minorBidi"/>
                <w:i/>
                <w:color w:val="auto"/>
                <w:sz w:val="18"/>
                <w:szCs w:val="18"/>
                <w:lang w:val="en-GB" w:eastAsia="nb-NO"/>
              </w:rPr>
              <w:t xml:space="preserve"> storage area?)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DB503" w14:textId="77777777" w:rsidR="000A257B" w:rsidRDefault="000A257B" w:rsidP="000A257B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16977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B705E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08174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42807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5D68C39C" w14:textId="0A768DE0" w:rsidR="00EB1B01" w:rsidRDefault="00EB1B01" w:rsidP="004815E8">
            <w:pPr>
              <w:jc w:val="center"/>
            </w:pPr>
          </w:p>
        </w:tc>
      </w:tr>
    </w:tbl>
    <w:p w14:paraId="08BDEAFC" w14:textId="77777777" w:rsidR="004D2F2C" w:rsidRDefault="004D2F2C">
      <w:pPr>
        <w:rPr>
          <w:rFonts w:asciiTheme="minorBidi" w:hAnsiTheme="minorBidi" w:cstheme="minorBidi"/>
          <w:sz w:val="20"/>
          <w:szCs w:val="20"/>
        </w:rPr>
      </w:pPr>
    </w:p>
    <w:p w14:paraId="78EC6EAE" w14:textId="77777777" w:rsidR="00EE56A9" w:rsidRDefault="00EE56A9">
      <w:pPr>
        <w:rPr>
          <w:rFonts w:asciiTheme="minorBidi" w:hAnsiTheme="minorBidi" w:cstheme="minorBidi"/>
          <w:sz w:val="20"/>
          <w:szCs w:val="20"/>
        </w:rPr>
      </w:pPr>
    </w:p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7"/>
        <w:gridCol w:w="7515"/>
        <w:gridCol w:w="3356"/>
      </w:tblGrid>
      <w:tr w:rsidR="00EE56A9" w:rsidRPr="008F00D6" w14:paraId="3A1C5679" w14:textId="77777777" w:rsidTr="00A57275">
        <w:trPr>
          <w:cantSplit/>
        </w:trPr>
        <w:tc>
          <w:tcPr>
            <w:tcW w:w="5000" w:type="pct"/>
            <w:gridSpan w:val="3"/>
            <w:shd w:val="clear" w:color="auto" w:fill="DEEAF6" w:themeFill="accent1" w:themeFillTint="33"/>
          </w:tcPr>
          <w:p w14:paraId="215EFEB3" w14:textId="77777777" w:rsidR="00EE56A9" w:rsidRDefault="00EE56A9" w:rsidP="00A57275">
            <w:pP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6.0</w:t>
            </w:r>
            <w:r w:rsidRPr="008F00D6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ab/>
            </w: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Product Verification Testing (PVT) and Complaint Handling</w:t>
            </w:r>
          </w:p>
          <w:p w14:paraId="545DEBAC" w14:textId="77777777" w:rsidR="00EE56A9" w:rsidRPr="00374F43" w:rsidRDefault="00EE56A9" w:rsidP="00A57275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  <w:p w14:paraId="32270CBD" w14:textId="77777777" w:rsidR="00EE56A9" w:rsidRPr="00374F43" w:rsidRDefault="00EE56A9" w:rsidP="00A57275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  <w:p w14:paraId="1F206DAD" w14:textId="77777777" w:rsidR="00EE56A9" w:rsidRPr="00374F43" w:rsidRDefault="00EE56A9" w:rsidP="00A57275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  <w:tr w:rsidR="00EE56A9" w:rsidRPr="008F00D6" w14:paraId="1ABC82BE" w14:textId="77777777" w:rsidTr="00EE56A9">
        <w:trPr>
          <w:cantSplit/>
          <w:trHeight w:val="505"/>
        </w:trPr>
        <w:tc>
          <w:tcPr>
            <w:tcW w:w="189" w:type="pct"/>
            <w:tcBorders>
              <w:right w:val="nil"/>
            </w:tcBorders>
            <w:vAlign w:val="center"/>
          </w:tcPr>
          <w:p w14:paraId="6C2E2484" w14:textId="77777777" w:rsidR="00EE56A9" w:rsidRPr="008F00D6" w:rsidRDefault="00EE56A9" w:rsidP="00EE56A9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6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.1</w:t>
            </w:r>
          </w:p>
        </w:tc>
        <w:tc>
          <w:tcPr>
            <w:tcW w:w="3326" w:type="pct"/>
            <w:tcBorders>
              <w:left w:val="nil"/>
              <w:right w:val="single" w:sz="4" w:space="0" w:color="000000"/>
            </w:tcBorders>
          </w:tcPr>
          <w:p w14:paraId="413BBD83" w14:textId="77777777" w:rsidR="00EE56A9" w:rsidRPr="004247BE" w:rsidRDefault="00EE56A9" w:rsidP="00EE56A9">
            <w:pPr>
              <w:pStyle w:val="EcsTextTable"/>
              <w:spacing w:before="1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Is PVT </w:t>
            </w:r>
            <w:r w:rsidRPr="004247BE">
              <w:rPr>
                <w:sz w:val="20"/>
                <w:szCs w:val="20"/>
                <w:lang w:val="en-GB"/>
              </w:rPr>
              <w:t>conducted in accordance with procedures?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CABD" w14:textId="77777777" w:rsidR="00EE56A9" w:rsidRDefault="00EE56A9" w:rsidP="00EE56A9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920015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85A3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04416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87958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2BE21140" w14:textId="4AC3148A" w:rsidR="00BF14EC" w:rsidRDefault="00BF14EC" w:rsidP="00EE56A9">
            <w:pPr>
              <w:jc w:val="center"/>
            </w:pPr>
          </w:p>
        </w:tc>
      </w:tr>
      <w:tr w:rsidR="00EE56A9" w:rsidRPr="008F00D6" w14:paraId="5AF98ECA" w14:textId="77777777" w:rsidTr="00EE56A9">
        <w:trPr>
          <w:cantSplit/>
          <w:trHeight w:val="696"/>
        </w:trPr>
        <w:tc>
          <w:tcPr>
            <w:tcW w:w="189" w:type="pct"/>
            <w:tcBorders>
              <w:right w:val="nil"/>
            </w:tcBorders>
            <w:vAlign w:val="center"/>
          </w:tcPr>
          <w:p w14:paraId="4CF0793B" w14:textId="77777777" w:rsidR="00EE56A9" w:rsidRPr="008F00D6" w:rsidRDefault="00EE56A9" w:rsidP="00EE56A9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6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.2</w:t>
            </w:r>
          </w:p>
        </w:tc>
        <w:tc>
          <w:tcPr>
            <w:tcW w:w="3326" w:type="pct"/>
            <w:tcBorders>
              <w:left w:val="nil"/>
              <w:right w:val="single" w:sz="4" w:space="0" w:color="000000"/>
            </w:tcBorders>
            <w:vAlign w:val="center"/>
          </w:tcPr>
          <w:p w14:paraId="4067ADD7" w14:textId="77777777" w:rsidR="00EE56A9" w:rsidRPr="008F00D6" w:rsidRDefault="00EE56A9" w:rsidP="00EE56A9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4247BE">
              <w:rPr>
                <w:sz w:val="20"/>
                <w:szCs w:val="20"/>
                <w:lang w:val="en-GB"/>
              </w:rPr>
              <w:t>Is there a procedure requiring actions to be taken if PVT are found to be unsatisfactory?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4F00A" w14:textId="49464F52" w:rsidR="00EE56A9" w:rsidRDefault="00EE56A9" w:rsidP="00EE56A9">
            <w:pPr>
              <w:jc w:val="center"/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4644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85A3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059329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1988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DE6446" w:rsidRPr="008F00D6" w14:paraId="6698F4AF" w14:textId="77777777" w:rsidTr="00EE56A9">
        <w:trPr>
          <w:cantSplit/>
          <w:trHeight w:val="696"/>
        </w:trPr>
        <w:tc>
          <w:tcPr>
            <w:tcW w:w="189" w:type="pct"/>
            <w:tcBorders>
              <w:right w:val="nil"/>
            </w:tcBorders>
            <w:vAlign w:val="center"/>
          </w:tcPr>
          <w:p w14:paraId="32E7CF73" w14:textId="77777777" w:rsidR="00DE6446" w:rsidRDefault="00DE6446" w:rsidP="00EE56A9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6.3  </w:t>
            </w:r>
          </w:p>
        </w:tc>
        <w:tc>
          <w:tcPr>
            <w:tcW w:w="3326" w:type="pct"/>
            <w:tcBorders>
              <w:left w:val="nil"/>
              <w:right w:val="single" w:sz="4" w:space="0" w:color="000000"/>
            </w:tcBorders>
            <w:vAlign w:val="center"/>
          </w:tcPr>
          <w:p w14:paraId="020E301E" w14:textId="77777777" w:rsidR="00DE6446" w:rsidRPr="004247BE" w:rsidRDefault="00DE6446" w:rsidP="00EE56A9">
            <w:pPr>
              <w:pStyle w:val="EcsTextTable"/>
              <w:rPr>
                <w:sz w:val="20"/>
                <w:szCs w:val="20"/>
                <w:lang w:val="en-GB"/>
              </w:rPr>
            </w:pPr>
            <w:r w:rsidRPr="001C2E30">
              <w:rPr>
                <w:sz w:val="20"/>
                <w:szCs w:val="20"/>
                <w:lang w:val="en-GB"/>
              </w:rPr>
              <w:t>Is there a procedure regarding how to handle customer complaints?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4143" w14:textId="77777777" w:rsidR="00DE6446" w:rsidRDefault="00DE6446" w:rsidP="00EE56A9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6069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2AE7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655646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343081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7558B15B" w14:textId="012D87E5" w:rsidR="001E2AE7" w:rsidRPr="00677565" w:rsidRDefault="001E2AE7" w:rsidP="004815E8">
            <w:pPr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</w:tr>
    </w:tbl>
    <w:p w14:paraId="14EFBB76" w14:textId="77777777" w:rsidR="00EE56A9" w:rsidRDefault="00EE56A9">
      <w:pPr>
        <w:rPr>
          <w:rFonts w:asciiTheme="minorBidi" w:hAnsiTheme="minorBidi" w:cstheme="minorBidi"/>
          <w:sz w:val="20"/>
          <w:szCs w:val="20"/>
        </w:rPr>
      </w:pPr>
    </w:p>
    <w:p w14:paraId="4BF76832" w14:textId="77777777" w:rsidR="00DE6446" w:rsidRPr="008F00D6" w:rsidRDefault="00DE6446">
      <w:pPr>
        <w:rPr>
          <w:rFonts w:asciiTheme="minorBidi" w:hAnsiTheme="minorBidi" w:cstheme="minorBidi"/>
          <w:sz w:val="20"/>
          <w:szCs w:val="20"/>
        </w:rPr>
      </w:pPr>
    </w:p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02"/>
        <w:gridCol w:w="3396"/>
      </w:tblGrid>
      <w:tr w:rsidR="004D2F2C" w:rsidRPr="008F00D6" w14:paraId="5C9D8B9E" w14:textId="77777777" w:rsidTr="007F53B9">
        <w:trPr>
          <w:cantSplit/>
        </w:trPr>
        <w:tc>
          <w:tcPr>
            <w:tcW w:w="5000" w:type="pct"/>
            <w:gridSpan w:val="2"/>
            <w:shd w:val="clear" w:color="auto" w:fill="DEEAF6" w:themeFill="accent1" w:themeFillTint="33"/>
          </w:tcPr>
          <w:p w14:paraId="6D652732" w14:textId="32C7A607" w:rsidR="004D2F2C" w:rsidRPr="008F00D6" w:rsidRDefault="00DE6446" w:rsidP="000704DA">
            <w:pPr>
              <w:pStyle w:val="EcsTextTableBold"/>
              <w:keepNext/>
              <w:keepLines/>
              <w:spacing w:before="0"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7</w:t>
            </w:r>
            <w:r w:rsidR="000255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.0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 xml:space="preserve">Corrective actions in response to </w:t>
            </w:r>
            <w:r w:rsidR="000704D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auditor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’s evaluation</w:t>
            </w:r>
            <w:bookmarkStart w:id="3" w:name="TM100"/>
            <w:bookmarkEnd w:id="3"/>
          </w:p>
        </w:tc>
      </w:tr>
      <w:tr w:rsidR="00E55E33" w:rsidRPr="008F00D6" w14:paraId="2642B5E9" w14:textId="77777777" w:rsidTr="007F53B9">
        <w:trPr>
          <w:cantSplit/>
          <w:trHeight w:val="953"/>
        </w:trPr>
        <w:tc>
          <w:tcPr>
            <w:tcW w:w="3497" w:type="pct"/>
            <w:tcBorders>
              <w:right w:val="single" w:sz="4" w:space="0" w:color="000000"/>
            </w:tcBorders>
            <w:vAlign w:val="center"/>
          </w:tcPr>
          <w:p w14:paraId="23022051" w14:textId="08A343B9" w:rsidR="00E55E33" w:rsidRPr="008F00D6" w:rsidRDefault="00E55E33" w:rsidP="000B5FD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If there were any unsatisfactory findings entered in the previous </w:t>
            </w:r>
            <w:r w:rsidR="00AA4FB0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factory </w:t>
            </w:r>
            <w:r w:rsidR="00086759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report, have these been corrected?</w:t>
            </w:r>
          </w:p>
          <w:p w14:paraId="239E76D4" w14:textId="77777777" w:rsidR="00AA4FB0" w:rsidRDefault="00AA4FB0" w:rsidP="000B5FD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</w:p>
          <w:p w14:paraId="11416DB9" w14:textId="6C31E946" w:rsidR="00E55E33" w:rsidRPr="008F00D6" w:rsidRDefault="00E55E33" w:rsidP="00086759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NOTE: If the </w:t>
            </w:r>
            <w:r w:rsidR="00086759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Report is not available, tick ‘N/A’ and give details.</w:t>
            </w:r>
          </w:p>
        </w:tc>
        <w:tc>
          <w:tcPr>
            <w:tcW w:w="1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B095B" w14:textId="49E34ADC" w:rsidR="00E55E33" w:rsidRPr="008F00D6" w:rsidRDefault="000A257B" w:rsidP="000A257B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jc w:val="center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628898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F00D6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3779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7A34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8F00D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3218865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A34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AA4FB0" w:rsidRPr="008F00D6" w14:paraId="65FD69F4" w14:textId="77777777" w:rsidTr="00AA4FB0">
        <w:trPr>
          <w:cantSplit/>
          <w:trHeight w:val="980"/>
        </w:trPr>
        <w:tc>
          <w:tcPr>
            <w:tcW w:w="5000" w:type="pct"/>
            <w:gridSpan w:val="2"/>
            <w:tcBorders>
              <w:right w:val="single" w:sz="4" w:space="0" w:color="000000"/>
            </w:tcBorders>
          </w:tcPr>
          <w:p w14:paraId="4CE89779" w14:textId="77777777" w:rsidR="001C599B" w:rsidRDefault="001C599B" w:rsidP="00AA4FB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ind w:left="570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  <w:p w14:paraId="68497AEB" w14:textId="617126C1" w:rsidR="00AA4FB0" w:rsidRPr="008F00D6" w:rsidRDefault="00AA4FB0" w:rsidP="00AA4FB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ind w:left="570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sz w:val="20"/>
                <w:szCs w:val="20"/>
                <w:lang w:val="en-GB"/>
              </w:rPr>
              <w:t>Remarks:</w:t>
            </w:r>
            <w:r w:rsidR="00621FF6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No Previous Non-Conformities recorded</w:t>
            </w:r>
          </w:p>
        </w:tc>
      </w:tr>
    </w:tbl>
    <w:p w14:paraId="45D694A6" w14:textId="77777777" w:rsidR="004D2F2C" w:rsidRPr="008F00D6" w:rsidRDefault="004D2F2C">
      <w:pPr>
        <w:rPr>
          <w:rFonts w:asciiTheme="minorBidi" w:hAnsiTheme="minorBidi" w:cstheme="minorBidi"/>
          <w:sz w:val="20"/>
          <w:szCs w:val="20"/>
        </w:rPr>
      </w:pPr>
    </w:p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298"/>
      </w:tblGrid>
      <w:tr w:rsidR="004D2F2C" w:rsidRPr="008F00D6" w14:paraId="3FF88DE7" w14:textId="77777777" w:rsidTr="007F53B9">
        <w:trPr>
          <w:cantSplit/>
        </w:trPr>
        <w:tc>
          <w:tcPr>
            <w:tcW w:w="5000" w:type="pct"/>
            <w:shd w:val="clear" w:color="auto" w:fill="DEEAF6" w:themeFill="accent1" w:themeFillTint="33"/>
          </w:tcPr>
          <w:p w14:paraId="54118A6E" w14:textId="77777777" w:rsidR="004D2F2C" w:rsidRPr="008F00D6" w:rsidRDefault="00DE6446" w:rsidP="00983F82">
            <w:pPr>
              <w:pStyle w:val="EcsTextTableBold"/>
              <w:keepNext/>
              <w:keepLines/>
              <w:spacing w:before="0" w:after="0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8</w:t>
            </w:r>
            <w:r w:rsidR="00025504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.0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  <w:t>Quality Management System</w:t>
            </w:r>
          </w:p>
        </w:tc>
      </w:tr>
      <w:tr w:rsidR="004D2F2C" w:rsidRPr="008F00D6" w14:paraId="19C7A861" w14:textId="77777777" w:rsidTr="003C72E3">
        <w:trPr>
          <w:cantSplit/>
          <w:trHeight w:val="3320"/>
        </w:trPr>
        <w:tc>
          <w:tcPr>
            <w:tcW w:w="5000" w:type="pct"/>
            <w:vAlign w:val="center"/>
          </w:tcPr>
          <w:p w14:paraId="3D68BEFE" w14:textId="77777777" w:rsidR="004D2F2C" w:rsidRPr="008F00D6" w:rsidRDefault="004D2F2C" w:rsidP="000F3C6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If the manufacturer </w:t>
            </w:r>
            <w:r w:rsidR="000F3C6D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operates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 Quality Management System</w:t>
            </w:r>
            <w:r w:rsidR="000F3C6D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, which kind of?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</w:p>
          <w:p w14:paraId="7673FB93" w14:textId="5001D74A" w:rsidR="004D2F2C" w:rsidRPr="008F00D6" w:rsidRDefault="00000000" w:rsidP="000B5FD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380748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5946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0B5FDD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 xml:space="preserve">    </w:t>
            </w:r>
            <w:r w:rsidR="00AA4FB0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Quality Management System NOT certified</w:t>
            </w:r>
          </w:p>
          <w:p w14:paraId="5A87266B" w14:textId="1A78DDE9" w:rsidR="004D2F2C" w:rsidRPr="008F00D6" w:rsidRDefault="00000000" w:rsidP="000B5FD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-1353652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D5946">
                  <w:rPr>
                    <w:rFonts w:ascii="MS Gothic" w:eastAsia="MS Gothic" w:hAnsi="MS Gothic" w:cstheme="minorBidi" w:hint="eastAsia"/>
                    <w:b/>
                    <w:sz w:val="20"/>
                    <w:szCs w:val="20"/>
                    <w:lang w:val="en-GB" w:eastAsia="de-DE"/>
                  </w:rPr>
                  <w:t>☒</w:t>
                </w:r>
              </w:sdtContent>
            </w:sdt>
            <w:r w:rsidR="000B5FDD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 xml:space="preserve">    </w:t>
            </w:r>
            <w:r w:rsidR="00AA4FB0">
              <w:rPr>
                <w:rFonts w:asciiTheme="minorBidi" w:eastAsia="SimSun" w:hAnsiTheme="minorBidi" w:cstheme="minorBidi"/>
                <w:b/>
                <w:sz w:val="20"/>
                <w:szCs w:val="20"/>
                <w:lang w:val="en-GB" w:eastAsia="de-DE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Quality Management System certified by an accredited Body</w:t>
            </w:r>
          </w:p>
          <w:p w14:paraId="0DD9C5FE" w14:textId="77777777" w:rsidR="004D2F2C" w:rsidRPr="008F00D6" w:rsidRDefault="00000000" w:rsidP="000B5FD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1327399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7670"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9739F9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 </w:t>
            </w:r>
            <w:r w:rsidR="006005E2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Quality Manag</w:t>
            </w:r>
            <w:r w:rsidR="003C72E3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ement System certified by a non-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accredited Body</w:t>
            </w:r>
          </w:p>
          <w:p w14:paraId="768D630F" w14:textId="77777777" w:rsidR="004D2F2C" w:rsidRPr="008F00D6" w:rsidRDefault="00000000" w:rsidP="000B5FD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eastAsia="SimSun" w:hAnsiTheme="minorBidi" w:cstheme="minorBidi"/>
                  <w:b/>
                  <w:sz w:val="20"/>
                  <w:szCs w:val="20"/>
                  <w:lang w:val="en-GB" w:eastAsia="de-DE"/>
                </w:rPr>
                <w:id w:val="627448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7670" w:rsidRPr="008F00D6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  <w:lang w:val="en-GB" w:eastAsia="de-DE"/>
                  </w:rPr>
                  <w:t>☐</w:t>
                </w:r>
              </w:sdtContent>
            </w:sdt>
            <w:r w:rsidR="000B5FDD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   </w:t>
            </w:r>
            <w:r w:rsidR="004D2F2C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Copy of the certificate provided as appendix to this report</w:t>
            </w:r>
          </w:p>
          <w:p w14:paraId="291E22B9" w14:textId="77777777" w:rsidR="000F3C6D" w:rsidRDefault="000F3C6D" w:rsidP="000F3C6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</w:p>
          <w:p w14:paraId="0426D8D2" w14:textId="77777777" w:rsidR="000F3C6D" w:rsidRPr="008F00D6" w:rsidRDefault="000F3C6D" w:rsidP="000F3C6D">
            <w:pPr>
              <w:pStyle w:val="EcsTextTable"/>
              <w:tabs>
                <w:tab w:val="left" w:pos="284"/>
              </w:tabs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If the QMS is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certified or assessed by 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an accredited or non-accredited Body,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provide details</w:t>
            </w: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and a 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copy of the certificate.</w:t>
            </w:r>
          </w:p>
          <w:p w14:paraId="615899F3" w14:textId="29FDC799" w:rsidR="004D2F2C" w:rsidRPr="008F00D6" w:rsidRDefault="004D2F2C" w:rsidP="003C72E3">
            <w:pPr>
              <w:pStyle w:val="EcsTextTable"/>
              <w:tabs>
                <w:tab w:val="left" w:pos="284"/>
              </w:tabs>
              <w:spacing w:line="276" w:lineRule="auto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br/>
              <w:t xml:space="preserve">Details of QMS standard: </w:t>
            </w:r>
            <w:r w:rsidR="005C08A0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ISO 9001:2015</w:t>
            </w:r>
          </w:p>
          <w:p w14:paraId="1F16D8D2" w14:textId="6173D042" w:rsidR="004D2F2C" w:rsidRPr="008F00D6" w:rsidRDefault="004D2F2C" w:rsidP="003C72E3">
            <w:pPr>
              <w:pStyle w:val="EcsTextTable"/>
              <w:tabs>
                <w:tab w:val="left" w:pos="284"/>
              </w:tabs>
              <w:spacing w:line="276" w:lineRule="auto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Name of certification body:</w:t>
            </w:r>
            <w:r w:rsidR="00B37E87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Bureau Veritas Certification</w:t>
            </w:r>
          </w:p>
          <w:p w14:paraId="4A88A616" w14:textId="6EB7F495" w:rsidR="004D2F2C" w:rsidRPr="008F00D6" w:rsidRDefault="004D2F2C" w:rsidP="003C72E3">
            <w:pPr>
              <w:pStyle w:val="EcsTextTable"/>
              <w:tabs>
                <w:tab w:val="left" w:pos="284"/>
              </w:tabs>
              <w:spacing w:line="276" w:lineRule="auto"/>
              <w:ind w:left="567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Certificate no: 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NL025790</w:t>
            </w:r>
          </w:p>
          <w:p w14:paraId="775883DD" w14:textId="35B83D5D" w:rsidR="004D2F2C" w:rsidRPr="008F00D6" w:rsidRDefault="004D2F2C" w:rsidP="003C72E3">
            <w:pPr>
              <w:pStyle w:val="EcsTextTable"/>
              <w:tabs>
                <w:tab w:val="left" w:pos="284"/>
              </w:tabs>
              <w:spacing w:line="276" w:lineRule="auto"/>
              <w:ind w:left="567"/>
              <w:rPr>
                <w:rFonts w:asciiTheme="minorBidi" w:hAnsiTheme="minorBidi" w:cstheme="minorBidi"/>
                <w:sz w:val="20"/>
                <w:szCs w:val="20"/>
              </w:rPr>
            </w:pP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Certificate issued</w:t>
            </w:r>
            <w:r w:rsidR="009763DD"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date/</w:t>
            </w:r>
            <w:r w:rsidRPr="008F00D6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Certificate expiry date:</w:t>
            </w:r>
            <w:r w:rsidR="005C08A0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05</w:t>
            </w:r>
            <w:r w:rsidR="002B1AF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/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11</w:t>
            </w:r>
            <w:r w:rsidR="002B1AF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/202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2</w:t>
            </w:r>
            <w:r w:rsidR="002B1AF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To 05/1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1</w:t>
            </w:r>
            <w:r w:rsidR="002B1AF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/2025</w:t>
            </w:r>
          </w:p>
        </w:tc>
      </w:tr>
    </w:tbl>
    <w:p w14:paraId="1B9344B7" w14:textId="77777777" w:rsidR="004D2F2C" w:rsidRPr="008F00D6" w:rsidRDefault="004D2F2C" w:rsidP="002C3587">
      <w:pPr>
        <w:pStyle w:val="EcsTextTableBold"/>
        <w:keepNext/>
        <w:keepLines/>
        <w:spacing w:before="0" w:after="0"/>
        <w:rPr>
          <w:rFonts w:asciiTheme="minorBidi" w:hAnsiTheme="minorBidi" w:cstheme="minorBidi"/>
          <w:color w:val="auto"/>
          <w:sz w:val="20"/>
          <w:szCs w:val="20"/>
          <w:lang w:val="en-GB" w:eastAsia="nb-NO"/>
        </w:rPr>
      </w:pPr>
    </w:p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94"/>
        <w:gridCol w:w="3638"/>
        <w:gridCol w:w="1168"/>
        <w:gridCol w:w="5077"/>
        <w:gridCol w:w="1021"/>
      </w:tblGrid>
      <w:tr w:rsidR="004D2F2C" w:rsidRPr="008F00D6" w14:paraId="0DB99B90" w14:textId="77777777" w:rsidTr="007F53B9">
        <w:trPr>
          <w:cantSplit/>
        </w:trPr>
        <w:tc>
          <w:tcPr>
            <w:tcW w:w="5000" w:type="pct"/>
            <w:gridSpan w:val="5"/>
            <w:shd w:val="clear" w:color="auto" w:fill="DEEAF6" w:themeFill="accent1" w:themeFillTint="33"/>
          </w:tcPr>
          <w:p w14:paraId="7BBFF226" w14:textId="42B2265D" w:rsidR="004D2F2C" w:rsidRPr="00F029BA" w:rsidRDefault="00B037C5" w:rsidP="00F029B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color w:val="00B050"/>
                <w:sz w:val="20"/>
                <w:szCs w:val="20"/>
                <w:lang w:val="en-GB"/>
              </w:rPr>
            </w:pPr>
            <w:r w:rsidRPr="00F029BA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9</w:t>
            </w:r>
            <w:r w:rsidR="00025504" w:rsidRPr="00F029BA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.0</w:t>
            </w:r>
            <w:r w:rsidR="00F029BA" w:rsidRPr="00F029BA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ab/>
              <w:t>Auditor</w:t>
            </w:r>
            <w:r w:rsidR="00F029BA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 xml:space="preserve"> Recommendations </w:t>
            </w:r>
          </w:p>
        </w:tc>
      </w:tr>
      <w:tr w:rsidR="004D2F2C" w:rsidRPr="008F00D6" w14:paraId="24D16051" w14:textId="77777777" w:rsidTr="005F76B2">
        <w:trPr>
          <w:cantSplit/>
          <w:trHeight w:val="530"/>
        </w:trPr>
        <w:tc>
          <w:tcPr>
            <w:tcW w:w="174" w:type="pct"/>
            <w:tcBorders>
              <w:right w:val="nil"/>
            </w:tcBorders>
          </w:tcPr>
          <w:p w14:paraId="24918B40" w14:textId="77777777" w:rsidR="004D2F2C" w:rsidRPr="00F029BA" w:rsidRDefault="00025504" w:rsidP="00E0285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9.1</w:t>
            </w:r>
          </w:p>
        </w:tc>
        <w:tc>
          <w:tcPr>
            <w:tcW w:w="4826" w:type="pct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E97E8F8" w14:textId="4C7B2001" w:rsidR="004D2F2C" w:rsidRPr="00F029BA" w:rsidRDefault="004D2F2C" w:rsidP="00316BBA">
            <w:pPr>
              <w:pStyle w:val="EcsTextTable"/>
              <w:numPr>
                <w:ins w:id="4" w:author="Unknown"/>
              </w:numP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List</w:t>
            </w:r>
            <w:r w:rsid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your findings on the AUDITORS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EVALUATION page(s) If </w:t>
            </w:r>
            <w:proofErr w:type="gramStart"/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possible</w:t>
            </w:r>
            <w:proofErr w:type="gramEnd"/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indicate also the corrective actions the manufacturer intends to take.</w:t>
            </w:r>
            <w:bookmarkStart w:id="5" w:name="TM170"/>
            <w:bookmarkEnd w:id="5"/>
          </w:p>
        </w:tc>
      </w:tr>
      <w:tr w:rsidR="004D2F2C" w:rsidRPr="008F00D6" w14:paraId="4AEF1050" w14:textId="77777777" w:rsidTr="005F76B2">
        <w:trPr>
          <w:cantSplit/>
          <w:trHeight w:val="368"/>
        </w:trPr>
        <w:tc>
          <w:tcPr>
            <w:tcW w:w="174" w:type="pct"/>
            <w:tcBorders>
              <w:right w:val="nil"/>
            </w:tcBorders>
            <w:vAlign w:val="center"/>
          </w:tcPr>
          <w:p w14:paraId="0F68BE66" w14:textId="77777777" w:rsidR="004D2F2C" w:rsidRPr="00F029BA" w:rsidRDefault="00FD2147" w:rsidP="00316BBA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9</w:t>
            </w:r>
            <w:r w:rsidR="004D2F2C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.2</w:t>
            </w:r>
          </w:p>
        </w:tc>
        <w:tc>
          <w:tcPr>
            <w:tcW w:w="4826" w:type="pct"/>
            <w:gridSpan w:val="4"/>
            <w:tcBorders>
              <w:left w:val="nil"/>
            </w:tcBorders>
            <w:vAlign w:val="center"/>
          </w:tcPr>
          <w:p w14:paraId="405D00A8" w14:textId="77777777" w:rsidR="004D2F2C" w:rsidRPr="00F029BA" w:rsidRDefault="002C7202" w:rsidP="00271BB0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  <w:r w:rsidR="004D2F2C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Give your recommendations by ticking the appropriate box</w:t>
            </w:r>
          </w:p>
        </w:tc>
      </w:tr>
      <w:tr w:rsidR="00325151" w:rsidRPr="008F00D6" w14:paraId="329803AB" w14:textId="77777777" w:rsidTr="00B74817">
        <w:trPr>
          <w:cantSplit/>
          <w:trHeight w:val="350"/>
        </w:trPr>
        <w:tc>
          <w:tcPr>
            <w:tcW w:w="174" w:type="pct"/>
            <w:tcBorders>
              <w:right w:val="nil"/>
            </w:tcBorders>
            <w:vAlign w:val="center"/>
          </w:tcPr>
          <w:p w14:paraId="50519A63" w14:textId="77777777" w:rsidR="00325151" w:rsidRPr="00F029BA" w:rsidRDefault="00325151" w:rsidP="00271BB0">
            <w:pPr>
              <w:pStyle w:val="EcsTextTable"/>
              <w:jc w:val="center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1</w:t>
            </w:r>
          </w:p>
        </w:tc>
        <w:tc>
          <w:tcPr>
            <w:tcW w:w="1610" w:type="pct"/>
            <w:tcBorders>
              <w:left w:val="nil"/>
              <w:bottom w:val="single" w:sz="4" w:space="0" w:color="auto"/>
            </w:tcBorders>
            <w:vAlign w:val="center"/>
          </w:tcPr>
          <w:p w14:paraId="659CB32F" w14:textId="77777777" w:rsidR="00325151" w:rsidRPr="00F029BA" w:rsidRDefault="00325151" w:rsidP="00271BB0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No unsatisfactory findings.</w:t>
            </w:r>
          </w:p>
        </w:tc>
        <w:tc>
          <w:tcPr>
            <w:tcW w:w="2764" w:type="pct"/>
            <w:gridSpan w:val="2"/>
            <w:vAlign w:val="center"/>
          </w:tcPr>
          <w:p w14:paraId="47930F81" w14:textId="77777777" w:rsidR="00325151" w:rsidRPr="00F029BA" w:rsidRDefault="00325151" w:rsidP="00316BBA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Grant or </w:t>
            </w:r>
            <w:r w:rsidRPr="00F029BA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 w:eastAsia="nb-NO"/>
              </w:rPr>
              <w:t xml:space="preserve">continue </w:t>
            </w:r>
            <w:r w:rsidR="00617EE1" w:rsidRPr="00F029BA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 w:eastAsia="nb-NO"/>
              </w:rPr>
              <w:t>licensing</w:t>
            </w:r>
          </w:p>
        </w:tc>
        <w:tc>
          <w:tcPr>
            <w:tcW w:w="452" w:type="pct"/>
            <w:vAlign w:val="center"/>
          </w:tcPr>
          <w:p w14:paraId="6FC6A43F" w14:textId="68CAC3D3" w:rsidR="00325151" w:rsidRPr="00F029BA" w:rsidRDefault="00000000" w:rsidP="00271BB0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529478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2783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325151" w:rsidRPr="008F00D6" w14:paraId="44E09813" w14:textId="77777777" w:rsidTr="00B74817">
        <w:trPr>
          <w:cantSplit/>
          <w:trHeight w:val="620"/>
        </w:trPr>
        <w:tc>
          <w:tcPr>
            <w:tcW w:w="174" w:type="pct"/>
            <w:tcBorders>
              <w:right w:val="nil"/>
            </w:tcBorders>
            <w:vAlign w:val="center"/>
          </w:tcPr>
          <w:p w14:paraId="0CD1777D" w14:textId="77777777" w:rsidR="00325151" w:rsidRPr="00F029BA" w:rsidRDefault="00325151" w:rsidP="00271BB0">
            <w:pPr>
              <w:pStyle w:val="EcsTextTable"/>
              <w:jc w:val="center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2</w:t>
            </w:r>
          </w:p>
        </w:tc>
        <w:tc>
          <w:tcPr>
            <w:tcW w:w="1610" w:type="pct"/>
            <w:tcBorders>
              <w:left w:val="nil"/>
              <w:bottom w:val="single" w:sz="4" w:space="0" w:color="auto"/>
            </w:tcBorders>
            <w:vAlign w:val="center"/>
          </w:tcPr>
          <w:p w14:paraId="5AE1AB02" w14:textId="77777777" w:rsidR="00325151" w:rsidRPr="00F029BA" w:rsidRDefault="00325151" w:rsidP="00271BB0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Minor unsatisfactory finding(s).</w:t>
            </w:r>
          </w:p>
        </w:tc>
        <w:tc>
          <w:tcPr>
            <w:tcW w:w="2764" w:type="pct"/>
            <w:gridSpan w:val="2"/>
            <w:vAlign w:val="center"/>
          </w:tcPr>
          <w:p w14:paraId="1E6A5933" w14:textId="77777777" w:rsidR="00325151" w:rsidRPr="00F029BA" w:rsidRDefault="00325151" w:rsidP="007B5470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Manufacturer’s corrective action(s</w:t>
            </w:r>
            <w:r w:rsidR="007B5470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) will be checked at next visit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Grant or continue </w:t>
            </w:r>
            <w:r w:rsidR="007B5470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licensing</w:t>
            </w:r>
          </w:p>
        </w:tc>
        <w:tc>
          <w:tcPr>
            <w:tcW w:w="452" w:type="pct"/>
            <w:vAlign w:val="center"/>
          </w:tcPr>
          <w:p w14:paraId="70ECBB76" w14:textId="77777777" w:rsidR="00325151" w:rsidRPr="00F029BA" w:rsidRDefault="00000000" w:rsidP="00271BB0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07841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5151" w:rsidRPr="00F029BA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325151" w:rsidRPr="008F00D6" w14:paraId="4F9517ED" w14:textId="77777777" w:rsidTr="00B74817">
        <w:trPr>
          <w:cantSplit/>
          <w:trHeight w:val="890"/>
        </w:trPr>
        <w:tc>
          <w:tcPr>
            <w:tcW w:w="174" w:type="pct"/>
            <w:tcBorders>
              <w:right w:val="nil"/>
            </w:tcBorders>
            <w:vAlign w:val="center"/>
          </w:tcPr>
          <w:p w14:paraId="7736F4A1" w14:textId="77777777" w:rsidR="00325151" w:rsidRPr="00F029BA" w:rsidRDefault="00325151" w:rsidP="00D75E1F">
            <w:pPr>
              <w:pStyle w:val="EcsTextTable"/>
              <w:jc w:val="center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3</w:t>
            </w:r>
          </w:p>
        </w:tc>
        <w:tc>
          <w:tcPr>
            <w:tcW w:w="1610" w:type="pct"/>
            <w:tcBorders>
              <w:left w:val="nil"/>
              <w:bottom w:val="single" w:sz="4" w:space="0" w:color="auto"/>
            </w:tcBorders>
            <w:vAlign w:val="center"/>
          </w:tcPr>
          <w:p w14:paraId="1253BBA1" w14:textId="77777777" w:rsidR="00325151" w:rsidRPr="00F029BA" w:rsidRDefault="00325151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Major unsatisfactory finding(s).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br/>
              <w:t>Safety not directly affected.</w:t>
            </w:r>
          </w:p>
        </w:tc>
        <w:tc>
          <w:tcPr>
            <w:tcW w:w="2764" w:type="pct"/>
            <w:gridSpan w:val="2"/>
            <w:vAlign w:val="center"/>
          </w:tcPr>
          <w:p w14:paraId="3151BBC6" w14:textId="77777777" w:rsidR="007B5470" w:rsidRPr="00F029BA" w:rsidRDefault="00325151" w:rsidP="00316BBA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Manufacturer shall confirm corrective action(s). </w:t>
            </w:r>
          </w:p>
          <w:p w14:paraId="279D5BD2" w14:textId="77777777" w:rsidR="007B5470" w:rsidRPr="00F029BA" w:rsidRDefault="00325151" w:rsidP="00316BBA">
            <w:pPr>
              <w:pStyle w:val="EcsTextTable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Grant or continue </w:t>
            </w:r>
            <w:r w:rsidR="00FB3950" w:rsidRPr="00F029BA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 w:eastAsia="nb-NO"/>
              </w:rPr>
              <w:t>licensing</w:t>
            </w:r>
            <w:r w:rsidRPr="00F029BA">
              <w:rPr>
                <w:rFonts w:asciiTheme="minorBidi" w:hAnsiTheme="minorBidi" w:cstheme="minorBidi"/>
                <w:color w:val="000000" w:themeColor="text1"/>
                <w:sz w:val="20"/>
                <w:szCs w:val="20"/>
                <w:lang w:val="en-GB" w:eastAsia="nb-NO"/>
              </w:rPr>
              <w:t xml:space="preserve">. </w:t>
            </w:r>
          </w:p>
          <w:p w14:paraId="5AD8464D" w14:textId="75A0EFF0" w:rsidR="00325151" w:rsidRPr="00F029BA" w:rsidRDefault="00325151" w:rsidP="00316BBA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Special or early routine </w:t>
            </w:r>
            <w:r w:rsidR="00086759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recommended for checking corrective action(s).</w:t>
            </w:r>
          </w:p>
        </w:tc>
        <w:tc>
          <w:tcPr>
            <w:tcW w:w="452" w:type="pct"/>
            <w:vAlign w:val="center"/>
          </w:tcPr>
          <w:p w14:paraId="360DEEF6" w14:textId="77777777" w:rsidR="00325151" w:rsidRPr="00F029BA" w:rsidRDefault="00000000" w:rsidP="00D75E1F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252741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5E1F" w:rsidRPr="00F029B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325151" w:rsidRPr="008F00D6" w14:paraId="53A356B4" w14:textId="77777777" w:rsidTr="00B74817">
        <w:trPr>
          <w:cantSplit/>
          <w:trHeight w:val="980"/>
        </w:trPr>
        <w:tc>
          <w:tcPr>
            <w:tcW w:w="174" w:type="pct"/>
            <w:tcBorders>
              <w:right w:val="nil"/>
            </w:tcBorders>
            <w:vAlign w:val="center"/>
          </w:tcPr>
          <w:p w14:paraId="25C3C0A8" w14:textId="77777777" w:rsidR="00325151" w:rsidRPr="00F029BA" w:rsidRDefault="00325151" w:rsidP="00316BBA">
            <w:pPr>
              <w:pStyle w:val="EcsTextTable"/>
              <w:tabs>
                <w:tab w:val="clear" w:pos="567"/>
                <w:tab w:val="left" w:pos="210"/>
              </w:tabs>
              <w:jc w:val="center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4</w:t>
            </w:r>
          </w:p>
        </w:tc>
        <w:tc>
          <w:tcPr>
            <w:tcW w:w="1610" w:type="pct"/>
            <w:tcBorders>
              <w:left w:val="nil"/>
            </w:tcBorders>
            <w:vAlign w:val="center"/>
          </w:tcPr>
          <w:p w14:paraId="61C2B389" w14:textId="77777777" w:rsidR="00325151" w:rsidRPr="00F029BA" w:rsidRDefault="00325151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Critical unsatisfactory finding(s),</w:t>
            </w:r>
          </w:p>
          <w:p w14:paraId="056E8C0E" w14:textId="77777777" w:rsidR="00325151" w:rsidRPr="00F029BA" w:rsidRDefault="00325151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Safety directly affected.</w:t>
            </w:r>
          </w:p>
        </w:tc>
        <w:tc>
          <w:tcPr>
            <w:tcW w:w="2764" w:type="pct"/>
            <w:gridSpan w:val="2"/>
            <w:vAlign w:val="center"/>
          </w:tcPr>
          <w:p w14:paraId="7CFF9D2B" w14:textId="0EB47967" w:rsidR="00325151" w:rsidRPr="00F029BA" w:rsidRDefault="009B2F1B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Licensing</w:t>
            </w:r>
            <w:r w:rsidR="00325151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refused/suspended and repeated factory </w:t>
            </w:r>
            <w:r w:rsidR="00086759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</w:t>
            </w:r>
            <w:r w:rsidR="00325151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recommended after the manufacturer has confirmed implementation of corrective action(s).</w:t>
            </w:r>
          </w:p>
        </w:tc>
        <w:tc>
          <w:tcPr>
            <w:tcW w:w="452" w:type="pct"/>
            <w:vAlign w:val="center"/>
          </w:tcPr>
          <w:p w14:paraId="753D81A4" w14:textId="77777777" w:rsidR="00325151" w:rsidRPr="00F029BA" w:rsidRDefault="00000000" w:rsidP="00D75E1F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9475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5151" w:rsidRPr="00F029BA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  <w:tr w:rsidR="004D2F2C" w:rsidRPr="008F00D6" w14:paraId="5E0C2216" w14:textId="77777777" w:rsidTr="007F53B9">
        <w:trPr>
          <w:cantSplit/>
          <w:trHeight w:val="1340"/>
        </w:trPr>
        <w:tc>
          <w:tcPr>
            <w:tcW w:w="5000" w:type="pct"/>
            <w:gridSpan w:val="5"/>
            <w:vAlign w:val="center"/>
          </w:tcPr>
          <w:p w14:paraId="3C422769" w14:textId="77777777" w:rsidR="004D2F2C" w:rsidRPr="00F029BA" w:rsidRDefault="004D2F2C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 copy of this report shall be provided to the undersigned contact person who should be aware of the contents and sign for its receipt.</w:t>
            </w:r>
          </w:p>
          <w:p w14:paraId="50EEAFD3" w14:textId="77777777" w:rsidR="00D75E1F" w:rsidRPr="00F029BA" w:rsidRDefault="00D75E1F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</w:p>
          <w:p w14:paraId="6FDC12D5" w14:textId="0E4F17C3" w:rsidR="004D2F2C" w:rsidRPr="00F029BA" w:rsidRDefault="00000000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 w:eastAsia="nb-NO"/>
                </w:rPr>
                <w:id w:val="1388920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5151" w:rsidRPr="00F029BA">
                  <w:rPr>
                    <w:rFonts w:ascii="Segoe UI Symbol" w:hAnsi="Segoe UI Symbol" w:cs="Segoe UI Symbol"/>
                    <w:sz w:val="20"/>
                    <w:szCs w:val="20"/>
                    <w:lang w:val="en-GB" w:eastAsia="nb-NO"/>
                  </w:rPr>
                  <w:t>☐</w:t>
                </w:r>
              </w:sdtContent>
            </w:sdt>
            <w:r w:rsidR="00325151" w:rsidRPr="00F029BA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</w:t>
            </w:r>
            <w:r w:rsidR="004D2F2C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  <w:r w:rsidR="006D5EB3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 Printed copy provided                             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 w:eastAsia="nb-NO"/>
                </w:rPr>
                <w:id w:val="-1136709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2783A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 w:eastAsia="nb-NO"/>
                  </w:rPr>
                  <w:t>☒</w:t>
                </w:r>
              </w:sdtContent>
            </w:sdt>
            <w:r w:rsidR="00325151" w:rsidRPr="00F029BA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</w:t>
            </w:r>
            <w:r w:rsidR="004D2F2C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  <w:r w:rsidR="007E1728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Electronic copy provided</w:t>
            </w:r>
          </w:p>
          <w:p w14:paraId="68CB65C5" w14:textId="77777777" w:rsidR="004D2F2C" w:rsidRPr="00F029BA" w:rsidRDefault="004D2F2C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</w:p>
        </w:tc>
      </w:tr>
      <w:tr w:rsidR="007E1728" w:rsidRPr="008F00D6" w14:paraId="094CBD7D" w14:textId="77777777" w:rsidTr="007F53B9">
        <w:trPr>
          <w:cantSplit/>
          <w:trHeight w:val="710"/>
        </w:trPr>
        <w:tc>
          <w:tcPr>
            <w:tcW w:w="5000" w:type="pct"/>
            <w:gridSpan w:val="5"/>
            <w:vAlign w:val="center"/>
          </w:tcPr>
          <w:p w14:paraId="128498EF" w14:textId="5E389468" w:rsidR="007E1728" w:rsidRPr="00F029BA" w:rsidRDefault="007E1728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Content of this report including fin</w:t>
            </w:r>
            <w:r w:rsidR="000704D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dings as documented on Auditor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’s Findings page</w:t>
            </w:r>
          </w:p>
          <w:p w14:paraId="03EBD4BB" w14:textId="58F0C377" w:rsidR="007E1728" w:rsidRPr="00F029BA" w:rsidRDefault="007E1728" w:rsidP="007F53B9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(if any) have</w:t>
            </w:r>
            <w:r w:rsidR="000704D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been explained by the Auditor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to the </w:t>
            </w:r>
            <w:r w:rsidR="007F53B9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factory representative / contact person</w:t>
            </w: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</w:t>
            </w:r>
          </w:p>
        </w:tc>
      </w:tr>
      <w:tr w:rsidR="007E1728" w:rsidRPr="008F00D6" w14:paraId="17893335" w14:textId="77777777" w:rsidTr="007F53B9">
        <w:trPr>
          <w:cantSplit/>
          <w:trHeight w:val="620"/>
        </w:trPr>
        <w:tc>
          <w:tcPr>
            <w:tcW w:w="5000" w:type="pct"/>
            <w:gridSpan w:val="5"/>
            <w:vAlign w:val="center"/>
          </w:tcPr>
          <w:p w14:paraId="600E16AF" w14:textId="77777777" w:rsidR="007E1728" w:rsidRPr="00F029BA" w:rsidRDefault="007E1728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The responsibility for ensuring that a product is manufactured in accordance with the standard to which it was originally approved rests with the Licence Holder</w:t>
            </w:r>
            <w:r w:rsidR="007F53B9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.</w:t>
            </w:r>
          </w:p>
        </w:tc>
      </w:tr>
      <w:tr w:rsidR="007E1728" w:rsidRPr="008F00D6" w14:paraId="0344AE1F" w14:textId="77777777" w:rsidTr="005F76B2">
        <w:trPr>
          <w:cantSplit/>
          <w:trHeight w:val="530"/>
        </w:trPr>
        <w:tc>
          <w:tcPr>
            <w:tcW w:w="2301" w:type="pct"/>
            <w:gridSpan w:val="3"/>
          </w:tcPr>
          <w:p w14:paraId="057E46DC" w14:textId="1468CBC1" w:rsidR="007E1728" w:rsidRPr="00F029BA" w:rsidRDefault="007E1728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Date: 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29</w:t>
            </w:r>
            <w:r w:rsidR="00CC57A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/</w:t>
            </w:r>
            <w:r w:rsidR="004815E8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10</w:t>
            </w:r>
            <w:r w:rsidR="00CC57A9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/2025</w:t>
            </w:r>
          </w:p>
        </w:tc>
        <w:tc>
          <w:tcPr>
            <w:tcW w:w="2699" w:type="pct"/>
            <w:gridSpan w:val="2"/>
          </w:tcPr>
          <w:p w14:paraId="587107CA" w14:textId="6584B3A2" w:rsidR="007E1728" w:rsidRPr="00F029BA" w:rsidRDefault="007E1728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Date: </w:t>
            </w:r>
            <w:r w:rsidR="002B1AFA">
              <w:rPr>
                <w:rFonts w:asciiTheme="minorBidi" w:hAnsiTheme="minorBidi" w:cstheme="minorBidi"/>
                <w:sz w:val="20"/>
                <w:szCs w:val="20"/>
                <w:lang w:val="en-GB" w:eastAsia="nb-NO"/>
              </w:rPr>
              <w:t>2</w:t>
            </w:r>
            <w:r w:rsidR="004815E8">
              <w:rPr>
                <w:rFonts w:asciiTheme="minorBidi" w:hAnsiTheme="minorBidi" w:cstheme="minorBidi"/>
                <w:sz w:val="20"/>
                <w:szCs w:val="20"/>
                <w:lang w:val="en-GB" w:eastAsia="nb-NO"/>
              </w:rPr>
              <w:t>9</w:t>
            </w:r>
            <w:r w:rsidR="002B1AFA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/</w:t>
            </w:r>
            <w:r w:rsidR="004815E8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10</w:t>
            </w:r>
            <w:r w:rsidR="002B1AFA">
              <w:rPr>
                <w:rFonts w:asciiTheme="minorBidi" w:eastAsia="SimSun" w:hAnsiTheme="minorBidi" w:cstheme="minorBidi"/>
                <w:bCs/>
                <w:sz w:val="20"/>
                <w:szCs w:val="20"/>
                <w:lang w:val="en-GB" w:eastAsia="de-DE"/>
              </w:rPr>
              <w:t>/2025</w:t>
            </w:r>
          </w:p>
        </w:tc>
      </w:tr>
      <w:tr w:rsidR="007E1728" w:rsidRPr="008F00D6" w14:paraId="6FE3FB57" w14:textId="77777777" w:rsidTr="005F76B2">
        <w:trPr>
          <w:cantSplit/>
          <w:trHeight w:val="710"/>
        </w:trPr>
        <w:tc>
          <w:tcPr>
            <w:tcW w:w="2301" w:type="pct"/>
            <w:gridSpan w:val="3"/>
          </w:tcPr>
          <w:p w14:paraId="7CD897A7" w14:textId="2271A905" w:rsidR="007E1728" w:rsidRPr="00F029BA" w:rsidRDefault="00F029BA" w:rsidP="00E0285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Auditor</w:t>
            </w:r>
            <w:r w:rsidR="007E1728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’s name (printed letters):</w:t>
            </w:r>
            <w:r w:rsidR="00E40689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Pradeep Divakaran,</w:t>
            </w:r>
            <w:r w:rsidR="004815E8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Mohammed Hashir</w:t>
            </w:r>
          </w:p>
          <w:p w14:paraId="1C3ECAF2" w14:textId="77777777" w:rsidR="007E1728" w:rsidRPr="00F029BA" w:rsidRDefault="007E1728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</w:p>
        </w:tc>
        <w:tc>
          <w:tcPr>
            <w:tcW w:w="2699" w:type="pct"/>
            <w:gridSpan w:val="2"/>
          </w:tcPr>
          <w:p w14:paraId="2FFC7843" w14:textId="21F3067E" w:rsidR="007E1728" w:rsidRPr="00F029BA" w:rsidRDefault="00316BBA" w:rsidP="00E0285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Factory representative</w:t>
            </w:r>
            <w:r w:rsidR="007E1728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(printed letters</w:t>
            </w:r>
            <w:r w:rsidR="00E420A1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):</w:t>
            </w:r>
            <w:r w:rsidR="00B74817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</w:p>
          <w:p w14:paraId="039E6DB9" w14:textId="77777777" w:rsidR="007E1728" w:rsidRPr="00F029BA" w:rsidRDefault="007E1728" w:rsidP="00D75E1F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ab/>
            </w:r>
          </w:p>
        </w:tc>
      </w:tr>
      <w:tr w:rsidR="007E1728" w:rsidRPr="008F00D6" w14:paraId="462BD409" w14:textId="77777777" w:rsidTr="00B74817">
        <w:tblPrEx>
          <w:tblCellMar>
            <w:left w:w="108" w:type="dxa"/>
            <w:right w:w="108" w:type="dxa"/>
          </w:tblCellMar>
        </w:tblPrEx>
        <w:trPr>
          <w:cantSplit/>
          <w:trHeight w:val="1448"/>
        </w:trPr>
        <w:tc>
          <w:tcPr>
            <w:tcW w:w="2301" w:type="pct"/>
            <w:gridSpan w:val="3"/>
          </w:tcPr>
          <w:p w14:paraId="182E2E19" w14:textId="0F60E0FE" w:rsidR="007E1728" w:rsidRPr="00F029BA" w:rsidRDefault="00B74817" w:rsidP="00E0285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9EC8C75" wp14:editId="1363E4F5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165100</wp:posOffset>
                  </wp:positionV>
                  <wp:extent cx="1123950" cy="476250"/>
                  <wp:effectExtent l="0" t="0" r="0" b="0"/>
                  <wp:wrapNone/>
                  <wp:docPr id="141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E2FD3D-9103-6CC3-12FE-046ECCD436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" name="Picture 1">
                            <a:extLst>
                              <a:ext uri="{FF2B5EF4-FFF2-40B4-BE49-F238E27FC236}">
                                <a16:creationId xmlns:a16="http://schemas.microsoft.com/office/drawing/2014/main" id="{E7E2FD3D-9103-6CC3-12FE-046ECCD436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E1728"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Signature:</w:t>
            </w:r>
            <w:r w:rsidR="005F76B2">
              <w:rPr>
                <w:noProof/>
              </w:rPr>
              <w:t xml:space="preserve"> </w:t>
            </w:r>
          </w:p>
        </w:tc>
        <w:tc>
          <w:tcPr>
            <w:tcW w:w="2699" w:type="pct"/>
            <w:gridSpan w:val="2"/>
          </w:tcPr>
          <w:p w14:paraId="3EAB215D" w14:textId="59AD3BAF" w:rsidR="007E1728" w:rsidRPr="00F029BA" w:rsidRDefault="007E1728" w:rsidP="00E0285B">
            <w:pPr>
              <w:pStyle w:val="EcsTextTable"/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</w:pPr>
            <w:r w:rsidRPr="00F029BA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>Signature:</w:t>
            </w:r>
            <w:r w:rsidR="00342D4D">
              <w:rPr>
                <w:rFonts w:asciiTheme="minorBidi" w:hAnsiTheme="minorBidi" w:cstheme="minorBidi"/>
                <w:color w:val="auto"/>
                <w:sz w:val="20"/>
                <w:szCs w:val="20"/>
                <w:lang w:val="en-GB" w:eastAsia="nb-NO"/>
              </w:rPr>
              <w:t xml:space="preserve"> </w:t>
            </w:r>
          </w:p>
        </w:tc>
      </w:tr>
    </w:tbl>
    <w:p w14:paraId="0542F2A3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15B24495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09E8086F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5D792848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236FE9A3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4893ABEE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47243FC3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58D451B5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5672D7A1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0855F480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3CA866AF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525634CD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07A5ECFF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20F96AC2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4E63B741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00A13820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57B400CA" w14:textId="77777777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7D0DF952" w14:textId="43F2E124" w:rsidR="0061088D" w:rsidRDefault="0061088D" w:rsidP="0033308C">
      <w:pPr>
        <w:ind w:left="-284"/>
        <w:rPr>
          <w:rFonts w:asciiTheme="minorBidi" w:hAnsiTheme="minorBidi" w:cstheme="minorBidi"/>
          <w:u w:val="single"/>
        </w:rPr>
      </w:pPr>
      <w:r>
        <w:rPr>
          <w:rFonts w:asciiTheme="minorBidi" w:hAnsiTheme="minorBidi" w:cstheme="minorBidi"/>
          <w:u w:val="single"/>
        </w:rPr>
        <w:lastRenderedPageBreak/>
        <w:t>Factory Photos:</w:t>
      </w:r>
    </w:p>
    <w:p w14:paraId="6EB41B73" w14:textId="54C4DAF4" w:rsidR="00264913" w:rsidRDefault="00264913" w:rsidP="0033308C">
      <w:pPr>
        <w:ind w:left="-284"/>
        <w:rPr>
          <w:rFonts w:asciiTheme="minorBidi" w:hAnsiTheme="minorBidi" w:cstheme="minorBidi"/>
          <w:u w:val="single"/>
        </w:rPr>
      </w:pPr>
    </w:p>
    <w:p w14:paraId="34463D10" w14:textId="77777777" w:rsidR="00187FE9" w:rsidRPr="005513C2" w:rsidRDefault="00187FE9" w:rsidP="00187FE9">
      <w:pPr>
        <w:rPr>
          <w:rFonts w:asciiTheme="minorBidi" w:hAnsiTheme="minorBidi" w:cstheme="minorBidi"/>
          <w:u w:val="single"/>
        </w:rPr>
      </w:pPr>
      <w:r>
        <w:rPr>
          <w:rFonts w:asciiTheme="minorBidi" w:hAnsiTheme="minorBidi" w:cstheme="minorBidi"/>
          <w:u w:val="single"/>
        </w:rPr>
        <w:t>Front Main Building</w:t>
      </w:r>
      <w:r>
        <w:rPr>
          <w:rFonts w:asciiTheme="minorBidi" w:hAnsiTheme="minorBidi" w:cstheme="minorBidi"/>
          <w:u w:val="single"/>
        </w:rPr>
        <w:br/>
      </w:r>
      <w:r w:rsidRPr="005513C2">
        <w:rPr>
          <w:rFonts w:asciiTheme="minorBidi" w:hAnsiTheme="minorBidi" w:cstheme="minorBidi"/>
          <w:u w:val="single"/>
        </w:rPr>
        <w:t>Incoming Raw Material (RM) Area</w:t>
      </w:r>
    </w:p>
    <w:p w14:paraId="05A16C67" w14:textId="77777777" w:rsidR="00187FE9" w:rsidRPr="005513C2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 xml:space="preserve">Production floor Area </w:t>
      </w:r>
    </w:p>
    <w:p w14:paraId="1CC859E0" w14:textId="77777777" w:rsidR="00187FE9" w:rsidRPr="005513C2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 xml:space="preserve">Packing Area </w:t>
      </w:r>
    </w:p>
    <w:p w14:paraId="4D2CB187" w14:textId="77777777" w:rsidR="00187FE9" w:rsidRPr="005513C2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 xml:space="preserve">Inspection Area </w:t>
      </w:r>
    </w:p>
    <w:p w14:paraId="46A36900" w14:textId="77777777" w:rsidR="00187FE9" w:rsidRPr="005513C2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 xml:space="preserve">Lab Area Equipment used for Testing and inspection </w:t>
      </w:r>
    </w:p>
    <w:p w14:paraId="0600007E" w14:textId="77777777" w:rsidR="00187FE9" w:rsidRPr="005513C2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 xml:space="preserve">Calibration Labels on Equipment </w:t>
      </w:r>
    </w:p>
    <w:p w14:paraId="491F8CEF" w14:textId="77777777" w:rsidR="00187FE9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>Non-Conformity Area/Rejection Area for RM &amp; Final Product</w:t>
      </w:r>
    </w:p>
    <w:p w14:paraId="5A6E7847" w14:textId="77777777" w:rsidR="00187FE9" w:rsidRPr="00764244" w:rsidRDefault="00187FE9" w:rsidP="00187FE9">
      <w:pPr>
        <w:rPr>
          <w:rFonts w:asciiTheme="minorBidi" w:hAnsiTheme="minorBidi" w:cstheme="minorBidi"/>
          <w:u w:val="single"/>
        </w:rPr>
      </w:pPr>
      <w:r w:rsidRPr="005513C2">
        <w:rPr>
          <w:rFonts w:asciiTheme="minorBidi" w:hAnsiTheme="minorBidi" w:cstheme="minorBidi"/>
          <w:u w:val="single"/>
        </w:rPr>
        <w:t>Final Product Storage Area</w:t>
      </w:r>
      <w:r>
        <w:rPr>
          <w:rFonts w:asciiTheme="minorBidi" w:hAnsiTheme="minorBidi" w:cstheme="minorBidi"/>
          <w:u w:val="single"/>
        </w:rPr>
        <w:br/>
      </w:r>
      <w:r w:rsidRPr="00764244">
        <w:rPr>
          <w:rFonts w:asciiTheme="minorBidi" w:hAnsiTheme="minorBidi" w:cstheme="minorBidi"/>
          <w:u w:val="single"/>
        </w:rPr>
        <w:t xml:space="preserve">An image of the product label </w:t>
      </w:r>
    </w:p>
    <w:p w14:paraId="5B091242" w14:textId="77777777" w:rsidR="00187FE9" w:rsidRPr="00764244" w:rsidRDefault="00187FE9" w:rsidP="00187FE9">
      <w:pPr>
        <w:rPr>
          <w:rFonts w:asciiTheme="minorBidi" w:hAnsiTheme="minorBidi" w:cstheme="minorBidi"/>
          <w:u w:val="single"/>
        </w:rPr>
      </w:pPr>
      <w:r w:rsidRPr="00764244">
        <w:rPr>
          <w:rFonts w:asciiTheme="minorBidi" w:hAnsiTheme="minorBidi" w:cstheme="minorBidi"/>
          <w:u w:val="single"/>
        </w:rPr>
        <w:t>An image of the product barcode / QR code</w:t>
      </w:r>
    </w:p>
    <w:p w14:paraId="060E5F59" w14:textId="77777777" w:rsidR="00187FE9" w:rsidRPr="00764244" w:rsidRDefault="00187FE9" w:rsidP="00187FE9">
      <w:pPr>
        <w:rPr>
          <w:rFonts w:asciiTheme="minorBidi" w:hAnsiTheme="minorBidi" w:cstheme="minorBidi"/>
          <w:u w:val="single"/>
        </w:rPr>
      </w:pPr>
      <w:r w:rsidRPr="00764244">
        <w:rPr>
          <w:rFonts w:asciiTheme="minorBidi" w:hAnsiTheme="minorBidi" w:cstheme="minorBidi"/>
          <w:u w:val="single"/>
        </w:rPr>
        <w:t xml:space="preserve">An image shows the identity and the shape of the product, images of each model </w:t>
      </w:r>
    </w:p>
    <w:p w14:paraId="706C85FD" w14:textId="77777777" w:rsidR="00187FE9" w:rsidRDefault="00187FE9" w:rsidP="00187FE9">
      <w:pPr>
        <w:rPr>
          <w:rFonts w:asciiTheme="minorBidi" w:hAnsiTheme="minorBidi" w:cstheme="minorBidi"/>
          <w:u w:val="single"/>
        </w:rPr>
      </w:pPr>
      <w:r w:rsidRPr="00764244">
        <w:rPr>
          <w:rFonts w:asciiTheme="minorBidi" w:hAnsiTheme="minorBidi" w:cstheme="minorBidi"/>
          <w:u w:val="single"/>
        </w:rPr>
        <w:t>An image of the trademark</w:t>
      </w:r>
    </w:p>
    <w:p w14:paraId="0E5D1EA5" w14:textId="77777777" w:rsidR="00187FE9" w:rsidRPr="00AE6EAD" w:rsidRDefault="00187FE9" w:rsidP="00187FE9">
      <w:pPr>
        <w:rPr>
          <w:rFonts w:asciiTheme="minorBidi" w:hAnsiTheme="minorBidi" w:cstheme="minorBidi"/>
          <w:u w:val="single"/>
        </w:rPr>
      </w:pPr>
      <w:r w:rsidRPr="00AE6EAD">
        <w:rPr>
          <w:rFonts w:asciiTheme="minorBidi" w:hAnsiTheme="minorBidi" w:cstheme="minorBidi"/>
          <w:u w:val="single"/>
        </w:rPr>
        <w:t>ISO 9001</w:t>
      </w:r>
    </w:p>
    <w:p w14:paraId="256D4A6D" w14:textId="77777777" w:rsidR="00187FE9" w:rsidRPr="00AE6EAD" w:rsidRDefault="00187FE9" w:rsidP="00187FE9">
      <w:pPr>
        <w:rPr>
          <w:rFonts w:asciiTheme="minorBidi" w:hAnsiTheme="minorBidi" w:cstheme="minorBidi"/>
          <w:u w:val="single"/>
        </w:rPr>
      </w:pPr>
      <w:r w:rsidRPr="00AE6EAD">
        <w:rPr>
          <w:rFonts w:asciiTheme="minorBidi" w:hAnsiTheme="minorBidi" w:cstheme="minorBidi"/>
          <w:u w:val="single"/>
        </w:rPr>
        <w:t>ISO 14001</w:t>
      </w:r>
    </w:p>
    <w:p w14:paraId="6CCD110F" w14:textId="77777777" w:rsidR="00187FE9" w:rsidRPr="00AE6EAD" w:rsidRDefault="00187FE9" w:rsidP="00187FE9">
      <w:pPr>
        <w:rPr>
          <w:rFonts w:asciiTheme="minorBidi" w:hAnsiTheme="minorBidi" w:cstheme="minorBidi"/>
          <w:u w:val="single"/>
        </w:rPr>
      </w:pPr>
      <w:r w:rsidRPr="00AE6EAD">
        <w:rPr>
          <w:rFonts w:asciiTheme="minorBidi" w:hAnsiTheme="minorBidi" w:cstheme="minorBidi"/>
          <w:u w:val="single"/>
        </w:rPr>
        <w:t xml:space="preserve">Factory Layout </w:t>
      </w:r>
    </w:p>
    <w:p w14:paraId="12146802" w14:textId="77777777" w:rsidR="00187FE9" w:rsidRPr="00AE6EAD" w:rsidRDefault="00187FE9" w:rsidP="00187FE9">
      <w:pPr>
        <w:rPr>
          <w:rFonts w:asciiTheme="minorBidi" w:hAnsiTheme="minorBidi" w:cstheme="minorBidi"/>
          <w:u w:val="single"/>
        </w:rPr>
      </w:pPr>
      <w:r w:rsidRPr="00AE6EAD">
        <w:rPr>
          <w:rFonts w:asciiTheme="minorBidi" w:hAnsiTheme="minorBidi" w:cstheme="minorBidi"/>
          <w:u w:val="single"/>
        </w:rPr>
        <w:t xml:space="preserve">Master list for the Documents - Procedures &amp; Records </w:t>
      </w:r>
    </w:p>
    <w:p w14:paraId="33E6DC6F" w14:textId="77777777" w:rsidR="00187FE9" w:rsidRDefault="00187FE9" w:rsidP="00187FE9">
      <w:pPr>
        <w:rPr>
          <w:rFonts w:asciiTheme="minorBidi" w:hAnsiTheme="minorBidi" w:cstheme="minorBidi"/>
          <w:u w:val="single"/>
        </w:rPr>
      </w:pPr>
      <w:r w:rsidRPr="00AE6EAD">
        <w:rPr>
          <w:rFonts w:asciiTheme="minorBidi" w:hAnsiTheme="minorBidi" w:cstheme="minorBidi"/>
          <w:u w:val="single"/>
        </w:rPr>
        <w:t>Organization Structure</w:t>
      </w:r>
    </w:p>
    <w:p w14:paraId="2D2D7138" w14:textId="77777777" w:rsidR="00CC57A9" w:rsidRDefault="00CC57A9" w:rsidP="0033308C">
      <w:pPr>
        <w:ind w:left="-284"/>
        <w:rPr>
          <w:rFonts w:asciiTheme="minorBidi" w:hAnsiTheme="minorBidi" w:cstheme="minorBidi"/>
          <w:u w:val="single"/>
        </w:rPr>
      </w:pPr>
    </w:p>
    <w:p w14:paraId="1C709AFD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5D7A0888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59583CEB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3121FE8F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3B7C0EC3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745A00F5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79C9929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1F1CD6F3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77B7217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08E0760F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632C6B84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4CD61164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3917A6D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1EC9933D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5EF434E8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31B90803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030C9C33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104B3841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63447EF0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421D90DE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7CD265FF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47828C4C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07E1766D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72159592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510F56C9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7F94DFE3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6B675C25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756F8B1A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32D3A493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5A75CE2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9AD1401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498D4F87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643471FA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BD500CE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1F14BEDF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4FC93FB7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E366E5B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6BE3B654" w14:textId="77777777" w:rsidR="00593084" w:rsidRDefault="00593084" w:rsidP="0033308C">
      <w:pPr>
        <w:ind w:left="-284"/>
        <w:rPr>
          <w:rFonts w:asciiTheme="minorBidi" w:hAnsiTheme="minorBidi" w:cstheme="minorBidi"/>
          <w:u w:val="single"/>
        </w:rPr>
      </w:pPr>
    </w:p>
    <w:p w14:paraId="21E53915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2D0B45F6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0361213F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37B8F779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2757755E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31A4410D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5DB616E1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55CAF8C2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704363EC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69CA215E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5D584E24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54C76358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72363B65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580401EC" w14:textId="77777777" w:rsidR="002B1AFA" w:rsidRDefault="002B1AFA" w:rsidP="00F3227C">
      <w:pPr>
        <w:rPr>
          <w:rFonts w:asciiTheme="minorBidi" w:hAnsiTheme="minorBidi" w:cstheme="minorBidi"/>
          <w:u w:val="single"/>
        </w:rPr>
      </w:pPr>
    </w:p>
    <w:p w14:paraId="15E73A63" w14:textId="272F2DFD" w:rsidR="009D109C" w:rsidRDefault="009D109C" w:rsidP="00F3227C">
      <w:pPr>
        <w:rPr>
          <w:rFonts w:asciiTheme="minorBidi" w:hAnsiTheme="minorBidi" w:cstheme="minorBidi"/>
          <w:u w:val="single"/>
        </w:rPr>
      </w:pPr>
      <w:r w:rsidRPr="00926C96">
        <w:rPr>
          <w:rFonts w:asciiTheme="minorBidi" w:hAnsiTheme="minorBidi" w:cstheme="minorBidi"/>
          <w:u w:val="single"/>
        </w:rPr>
        <w:t xml:space="preserve">Annexure </w:t>
      </w:r>
      <w:r>
        <w:rPr>
          <w:rFonts w:asciiTheme="minorBidi" w:hAnsiTheme="minorBidi" w:cstheme="minorBidi"/>
          <w:u w:val="single"/>
        </w:rPr>
        <w:t>1</w:t>
      </w:r>
      <w:r w:rsidRPr="00926C96">
        <w:rPr>
          <w:rFonts w:asciiTheme="minorBidi" w:hAnsiTheme="minorBidi" w:cstheme="minorBidi"/>
          <w:u w:val="single"/>
        </w:rPr>
        <w:t xml:space="preserve"> –</w:t>
      </w:r>
      <w:r>
        <w:rPr>
          <w:rFonts w:asciiTheme="minorBidi" w:hAnsiTheme="minorBidi" w:cstheme="minorBidi"/>
          <w:u w:val="single"/>
        </w:rPr>
        <w:t xml:space="preserve"> </w:t>
      </w:r>
      <w:r w:rsidR="003C797F">
        <w:rPr>
          <w:rFonts w:asciiTheme="minorBidi" w:hAnsiTheme="minorBidi" w:cstheme="minorBidi"/>
          <w:u w:val="single"/>
        </w:rPr>
        <w:t xml:space="preserve">Saudi Arabia </w:t>
      </w:r>
      <w:r w:rsidRPr="001A4CFD">
        <w:rPr>
          <w:rFonts w:asciiTheme="minorBidi" w:hAnsiTheme="minorBidi" w:cstheme="minorBidi"/>
          <w:u w:val="single"/>
        </w:rPr>
        <w:t>(</w:t>
      </w:r>
      <w:r w:rsidR="003C797F">
        <w:rPr>
          <w:rFonts w:asciiTheme="minorBidi" w:hAnsiTheme="minorBidi" w:cstheme="minorBidi"/>
          <w:u w:val="single"/>
        </w:rPr>
        <w:t>in case of no ISO 14001-certificate available</w:t>
      </w:r>
      <w:r w:rsidR="00D22DC0">
        <w:rPr>
          <w:rFonts w:asciiTheme="minorBidi" w:hAnsiTheme="minorBidi" w:cstheme="minorBidi"/>
          <w:u w:val="single"/>
        </w:rPr>
        <w:t>, see also clause 1.4</w:t>
      </w:r>
      <w:r w:rsidRPr="001A4CFD">
        <w:rPr>
          <w:rFonts w:asciiTheme="minorBidi" w:hAnsiTheme="minorBidi" w:cstheme="minorBidi"/>
          <w:u w:val="single"/>
        </w:rPr>
        <w:t>)</w:t>
      </w:r>
    </w:p>
    <w:p w14:paraId="72242508" w14:textId="702882C1" w:rsidR="00373C3E" w:rsidRDefault="00373C3E" w:rsidP="00AA4FB0"/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73"/>
        <w:gridCol w:w="6738"/>
        <w:gridCol w:w="3487"/>
      </w:tblGrid>
      <w:tr w:rsidR="0033308C" w:rsidRPr="008F00D6" w14:paraId="386345DF" w14:textId="77777777" w:rsidTr="00AE527D">
        <w:trPr>
          <w:cantSplit/>
        </w:trPr>
        <w:tc>
          <w:tcPr>
            <w:tcW w:w="475" w:type="pct"/>
            <w:tcBorders>
              <w:right w:val="nil"/>
            </w:tcBorders>
            <w:shd w:val="clear" w:color="auto" w:fill="DEEAF6" w:themeFill="accent1" w:themeFillTint="33"/>
            <w:vAlign w:val="center"/>
          </w:tcPr>
          <w:p w14:paraId="6F2E6B6E" w14:textId="462FA7DC" w:rsidR="0033308C" w:rsidRPr="008F00D6" w:rsidRDefault="003C7F7D" w:rsidP="00506CCC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10.0</w:t>
            </w:r>
          </w:p>
        </w:tc>
        <w:tc>
          <w:tcPr>
            <w:tcW w:w="4525" w:type="pct"/>
            <w:gridSpan w:val="2"/>
            <w:tcBorders>
              <w:left w:val="nil"/>
              <w:right w:val="single" w:sz="4" w:space="0" w:color="auto"/>
            </w:tcBorders>
            <w:shd w:val="clear" w:color="auto" w:fill="DEEAF6" w:themeFill="accent1" w:themeFillTint="33"/>
          </w:tcPr>
          <w:p w14:paraId="62DC4C2D" w14:textId="35A4237A" w:rsidR="0033308C" w:rsidRPr="008F00D6" w:rsidRDefault="0033308C" w:rsidP="003C7F7D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Checkpoints by standard ISO 14001</w:t>
            </w:r>
          </w:p>
        </w:tc>
      </w:tr>
      <w:tr w:rsidR="00D22DC0" w14:paraId="4B74DCFC" w14:textId="77777777" w:rsidTr="00836F50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E8493C3" w14:textId="78E36588" w:rsidR="00D22DC0" w:rsidRPr="004247BE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10.1 </w:t>
            </w:r>
            <w:r w:rsidRPr="00506CCC">
              <w:rPr>
                <w:sz w:val="20"/>
                <w:szCs w:val="20"/>
                <w:lang w:val="en-GB"/>
              </w:rPr>
              <w:t xml:space="preserve">Is there a training process on environmental protection in place to ensure that all workers receive training? </w:t>
            </w:r>
            <w:proofErr w:type="gramStart"/>
            <w:r w:rsidRPr="00506CCC">
              <w:rPr>
                <w:sz w:val="20"/>
                <w:szCs w:val="20"/>
                <w:lang w:val="en-GB"/>
              </w:rPr>
              <w:t>Are</w:t>
            </w:r>
            <w:proofErr w:type="gramEnd"/>
            <w:r w:rsidRPr="00506CCC">
              <w:rPr>
                <w:sz w:val="20"/>
                <w:szCs w:val="20"/>
                <w:lang w:val="en-GB"/>
              </w:rPr>
              <w:t xml:space="preserve"> training records maintained? 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577E2" w14:textId="649355BA" w:rsidR="00D22DC0" w:rsidRDefault="00D22DC0" w:rsidP="00836F50"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36791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96372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0185678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D22DC0" w14:paraId="525BAC09" w14:textId="77777777" w:rsidTr="00836F50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05CD97F" w14:textId="47BCF0B3" w:rsidR="00D22DC0" w:rsidRPr="00506CCC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10.2 </w:t>
            </w:r>
            <w:r w:rsidRPr="00506CCC">
              <w:rPr>
                <w:sz w:val="20"/>
                <w:szCs w:val="20"/>
                <w:lang w:val="en-GB"/>
              </w:rPr>
              <w:t xml:space="preserve">Any EMS audit report or internal audit report of ISO 14001?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D8D7" w14:textId="7BC10E54" w:rsidR="00D22DC0" w:rsidRPr="00677565" w:rsidRDefault="00506CCC" w:rsidP="00836F50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167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04667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94222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D22DC0" w14:paraId="53D6980B" w14:textId="77777777" w:rsidTr="00836F50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9E68DDE" w14:textId="137FDBAF" w:rsidR="00D22DC0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10.3 </w:t>
            </w:r>
            <w:r w:rsidRPr="00506CCC">
              <w:rPr>
                <w:sz w:val="20"/>
                <w:szCs w:val="20"/>
                <w:lang w:val="en-GB"/>
              </w:rPr>
              <w:t>Has the organization defined and docu</w:t>
            </w:r>
            <w:r w:rsidR="00A66E89">
              <w:rPr>
                <w:sz w:val="20"/>
                <w:szCs w:val="20"/>
                <w:lang w:val="en-GB"/>
              </w:rPr>
              <w:t>mented its environmental policy</w:t>
            </w:r>
            <w:r w:rsidRPr="00506CCC">
              <w:rPr>
                <w:sz w:val="20"/>
                <w:szCs w:val="20"/>
                <w:lang w:val="en-GB"/>
              </w:rPr>
              <w:t>?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D60C6" w14:textId="733CAE5A" w:rsidR="00D22DC0" w:rsidRPr="00677565" w:rsidRDefault="00506CCC" w:rsidP="00836F50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14258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797708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30672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D22DC0" w14:paraId="73E01A23" w14:textId="77777777" w:rsidTr="00836F50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86E634E" w14:textId="7691E02B" w:rsidR="00D22DC0" w:rsidRPr="00506CCC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10.4 </w:t>
            </w:r>
            <w:r w:rsidRPr="00506CCC">
              <w:rPr>
                <w:sz w:val="20"/>
                <w:szCs w:val="20"/>
                <w:lang w:val="en-GB"/>
              </w:rPr>
              <w:t>Has a procedure been established, implemented and maintained to identify the environmental aspects of its curre</w:t>
            </w:r>
            <w:r w:rsidR="00A66E89">
              <w:rPr>
                <w:sz w:val="20"/>
                <w:szCs w:val="20"/>
                <w:lang w:val="en-GB"/>
              </w:rPr>
              <w:t>nt and relevant past activities</w:t>
            </w:r>
            <w:r w:rsidRPr="00506CCC">
              <w:rPr>
                <w:sz w:val="20"/>
                <w:szCs w:val="20"/>
                <w:lang w:val="en-GB"/>
              </w:rPr>
              <w:t xml:space="preserve">?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48C1D" w14:textId="64046ABC" w:rsidR="00D22DC0" w:rsidRPr="00677565" w:rsidRDefault="00506CCC" w:rsidP="00836F50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08064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61451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724256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D22DC0" w14:paraId="5D38F675" w14:textId="77777777" w:rsidTr="00836F50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A816175" w14:textId="00D4EF14" w:rsidR="00506CCC" w:rsidRPr="00506CCC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10.5 </w:t>
            </w:r>
            <w:r w:rsidRPr="00506CCC">
              <w:rPr>
                <w:sz w:val="20"/>
                <w:szCs w:val="20"/>
                <w:lang w:val="en-GB"/>
              </w:rPr>
              <w:t xml:space="preserve">Are the following environmental aspects considered in sufficient detail?  </w:t>
            </w:r>
          </w:p>
          <w:p w14:paraId="5084B42C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Air emission  </w:t>
            </w:r>
          </w:p>
          <w:p w14:paraId="0E00E0C4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Wastewater effluent  </w:t>
            </w:r>
          </w:p>
          <w:p w14:paraId="52BB7E71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Waste management  </w:t>
            </w:r>
          </w:p>
          <w:p w14:paraId="7DEE9A93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Soil pollution  </w:t>
            </w:r>
          </w:p>
          <w:p w14:paraId="45ACFE53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Raw material and natural resource usage  </w:t>
            </w:r>
          </w:p>
          <w:p w14:paraId="18A598FC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Hazardous and toxic material  </w:t>
            </w:r>
          </w:p>
          <w:p w14:paraId="23EAC56E" w14:textId="558CAD55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Impact on wellbeing (e.g. noise, smell, heat, </w:t>
            </w:r>
            <w:r w:rsidR="00A66E89" w:rsidRPr="00506CCC">
              <w:rPr>
                <w:sz w:val="20"/>
                <w:szCs w:val="20"/>
                <w:lang w:val="en-GB"/>
              </w:rPr>
              <w:t>landscape, protection</w:t>
            </w:r>
            <w:r w:rsidRPr="00506CCC">
              <w:rPr>
                <w:sz w:val="20"/>
                <w:szCs w:val="20"/>
                <w:lang w:val="en-GB"/>
              </w:rPr>
              <w:t xml:space="preserve">)  </w:t>
            </w:r>
          </w:p>
          <w:p w14:paraId="00A4C430" w14:textId="77777777" w:rsidR="00506CCC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Utility, energy and resource  </w:t>
            </w:r>
          </w:p>
          <w:p w14:paraId="306C6F49" w14:textId="44B2EF4D" w:rsidR="00D22DC0" w:rsidRPr="00506CCC" w:rsidRDefault="00506CCC" w:rsidP="00836F50">
            <w:pPr>
              <w:numPr>
                <w:ilvl w:val="0"/>
                <w:numId w:val="47"/>
              </w:numPr>
              <w:spacing w:after="39"/>
              <w:ind w:left="964" w:hanging="454"/>
              <w:rPr>
                <w:sz w:val="20"/>
                <w:szCs w:val="20"/>
                <w:lang w:val="en-GB"/>
              </w:rPr>
            </w:pPr>
            <w:r w:rsidRPr="00506CCC">
              <w:rPr>
                <w:sz w:val="20"/>
                <w:szCs w:val="20"/>
                <w:lang w:val="en-GB"/>
              </w:rPr>
              <w:t xml:space="preserve">Other environmental specific issues on site such a housekeeping, storage, areas, piping 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612B8" w14:textId="1C27EAAE" w:rsidR="00D22DC0" w:rsidRPr="00677565" w:rsidRDefault="00506CCC" w:rsidP="00836F50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29526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210715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78944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81389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506CCC" w14:paraId="2CCAA2E2" w14:textId="77777777" w:rsidTr="00836F50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2576EE8" w14:textId="77777777" w:rsidR="00836F50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10.6 </w:t>
            </w:r>
            <w:r w:rsidRPr="00506CCC">
              <w:rPr>
                <w:sz w:val="20"/>
                <w:szCs w:val="20"/>
                <w:lang w:val="en-GB"/>
              </w:rPr>
              <w:t>Special Remarks on this section</w:t>
            </w:r>
            <w:r w:rsidRPr="00506CCC">
              <w:rPr>
                <w:rFonts w:hint="eastAsia"/>
                <w:sz w:val="20"/>
                <w:szCs w:val="20"/>
                <w:lang w:val="en-GB"/>
              </w:rPr>
              <w:t>:</w:t>
            </w:r>
          </w:p>
          <w:p w14:paraId="78878B27" w14:textId="77777777" w:rsidR="00BE698B" w:rsidRDefault="00BE698B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27BA1DD5" w14:textId="77777777" w:rsidR="00C76BCD" w:rsidRDefault="00C76BCD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0C3F44BE" w14:textId="77777777" w:rsidR="00836F50" w:rsidRDefault="00836F50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51330F86" w14:textId="77777777" w:rsidR="00836F50" w:rsidRDefault="00836F50" w:rsidP="00887C18">
            <w:pPr>
              <w:spacing w:after="39"/>
              <w:rPr>
                <w:sz w:val="20"/>
                <w:szCs w:val="20"/>
                <w:lang w:val="en-GB"/>
              </w:rPr>
            </w:pPr>
          </w:p>
          <w:p w14:paraId="38CE3FAF" w14:textId="77777777" w:rsidR="00836F50" w:rsidRDefault="00836F50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4F97EFB0" w14:textId="77777777" w:rsidR="00836F50" w:rsidRDefault="00836F50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505B6A45" w14:textId="77777777" w:rsidR="00836F50" w:rsidRDefault="00836F50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5E4068E7" w14:textId="392E8ECB" w:rsidR="00506CCC" w:rsidRDefault="00506CCC" w:rsidP="00836F50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5423A" w14:textId="018F630F" w:rsidR="00506CCC" w:rsidRPr="00677565" w:rsidRDefault="00506CCC" w:rsidP="00836F50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757709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7A34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068574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A34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95991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037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</w:tr>
    </w:tbl>
    <w:p w14:paraId="75883857" w14:textId="77777777" w:rsidR="009B72FB" w:rsidRDefault="009B72FB"/>
    <w:p w14:paraId="5BF23538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28E6E1BF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0C27DE4E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2E9F7A38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736B593B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76A5FED7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64355689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25BDB62E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55A99A62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6BA654D2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0FA81710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38A3FF0D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6B13840C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172F95E5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7757F578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7D2ED4D2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1D6553D4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673C704B" w14:textId="77777777" w:rsidR="00A41AA4" w:rsidRDefault="00A41AA4" w:rsidP="009B72FB">
      <w:pPr>
        <w:ind w:left="-284"/>
        <w:rPr>
          <w:rFonts w:asciiTheme="minorBidi" w:hAnsiTheme="minorBidi" w:cstheme="minorBidi"/>
          <w:u w:val="single"/>
        </w:rPr>
      </w:pPr>
    </w:p>
    <w:p w14:paraId="466D92E1" w14:textId="77777777" w:rsidR="00167134" w:rsidRDefault="00167134" w:rsidP="009B72FB">
      <w:pPr>
        <w:ind w:left="-284"/>
        <w:rPr>
          <w:rFonts w:asciiTheme="minorBidi" w:hAnsiTheme="minorBidi" w:cstheme="minorBidi"/>
          <w:u w:val="single"/>
        </w:rPr>
      </w:pPr>
    </w:p>
    <w:p w14:paraId="03820D26" w14:textId="77777777" w:rsidR="00167134" w:rsidRDefault="00167134" w:rsidP="009B72FB">
      <w:pPr>
        <w:ind w:left="-284"/>
        <w:rPr>
          <w:rFonts w:asciiTheme="minorBidi" w:hAnsiTheme="minorBidi" w:cstheme="minorBidi"/>
          <w:u w:val="single"/>
        </w:rPr>
      </w:pPr>
    </w:p>
    <w:p w14:paraId="43ADDB6E" w14:textId="74A89C53" w:rsidR="009B72FB" w:rsidRDefault="009B72FB" w:rsidP="009B72FB">
      <w:pPr>
        <w:ind w:left="-284"/>
        <w:rPr>
          <w:rFonts w:asciiTheme="minorBidi" w:hAnsiTheme="minorBidi" w:cstheme="minorBidi"/>
          <w:u w:val="single"/>
        </w:rPr>
      </w:pPr>
      <w:r w:rsidRPr="00926C96">
        <w:rPr>
          <w:rFonts w:asciiTheme="minorBidi" w:hAnsiTheme="minorBidi" w:cstheme="minorBidi"/>
          <w:u w:val="single"/>
        </w:rPr>
        <w:t xml:space="preserve">Annexure </w:t>
      </w:r>
      <w:r w:rsidR="00A41AA4">
        <w:rPr>
          <w:rFonts w:asciiTheme="minorBidi" w:hAnsiTheme="minorBidi" w:cstheme="minorBidi"/>
          <w:u w:val="single"/>
        </w:rPr>
        <w:t>2</w:t>
      </w:r>
      <w:r w:rsidRPr="00926C96">
        <w:rPr>
          <w:rFonts w:asciiTheme="minorBidi" w:hAnsiTheme="minorBidi" w:cstheme="minorBidi"/>
          <w:u w:val="single"/>
        </w:rPr>
        <w:t xml:space="preserve"> –</w:t>
      </w:r>
      <w:r>
        <w:rPr>
          <w:rFonts w:asciiTheme="minorBidi" w:hAnsiTheme="minorBidi" w:cstheme="minorBidi"/>
          <w:u w:val="single"/>
        </w:rPr>
        <w:t xml:space="preserve"> Saudi Arabia </w:t>
      </w:r>
      <w:r w:rsidRPr="001A4CFD">
        <w:rPr>
          <w:rFonts w:asciiTheme="minorBidi" w:hAnsiTheme="minorBidi" w:cstheme="minorBidi"/>
          <w:u w:val="single"/>
        </w:rPr>
        <w:t>(</w:t>
      </w:r>
      <w:r>
        <w:rPr>
          <w:rFonts w:asciiTheme="minorBidi" w:hAnsiTheme="minorBidi" w:cstheme="minorBidi"/>
          <w:u w:val="single"/>
        </w:rPr>
        <w:t xml:space="preserve">in case of no </w:t>
      </w:r>
      <w:r w:rsidR="00FA62ED">
        <w:rPr>
          <w:rFonts w:asciiTheme="minorBidi" w:hAnsiTheme="minorBidi" w:cstheme="minorBidi"/>
          <w:u w:val="single"/>
        </w:rPr>
        <w:t>GMP</w:t>
      </w:r>
      <w:r>
        <w:rPr>
          <w:rFonts w:asciiTheme="minorBidi" w:hAnsiTheme="minorBidi" w:cstheme="minorBidi"/>
          <w:u w:val="single"/>
        </w:rPr>
        <w:t>-certificate available, see also clause 1.4</w:t>
      </w:r>
      <w:r w:rsidRPr="001A4CFD">
        <w:rPr>
          <w:rFonts w:asciiTheme="minorBidi" w:hAnsiTheme="minorBidi" w:cstheme="minorBidi"/>
          <w:u w:val="single"/>
        </w:rPr>
        <w:t>)</w:t>
      </w:r>
    </w:p>
    <w:p w14:paraId="7FC7EDA3" w14:textId="77777777" w:rsidR="009B72FB" w:rsidRDefault="009B72FB" w:rsidP="009B72FB"/>
    <w:tbl>
      <w:tblPr>
        <w:tblW w:w="5402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73"/>
        <w:gridCol w:w="6738"/>
        <w:gridCol w:w="3487"/>
      </w:tblGrid>
      <w:tr w:rsidR="009B72FB" w:rsidRPr="008F00D6" w14:paraId="35F8D388" w14:textId="77777777" w:rsidTr="0042608A">
        <w:trPr>
          <w:cantSplit/>
        </w:trPr>
        <w:tc>
          <w:tcPr>
            <w:tcW w:w="475" w:type="pct"/>
            <w:tcBorders>
              <w:right w:val="nil"/>
            </w:tcBorders>
            <w:shd w:val="clear" w:color="auto" w:fill="DEEAF6" w:themeFill="accent1" w:themeFillTint="33"/>
            <w:vAlign w:val="center"/>
          </w:tcPr>
          <w:p w14:paraId="33F48EE3" w14:textId="3D442F49" w:rsidR="009B72FB" w:rsidRPr="008F00D6" w:rsidRDefault="009B72FB" w:rsidP="0042608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1</w:t>
            </w:r>
            <w:r w:rsidR="00FA62ED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1</w:t>
            </w: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.0</w:t>
            </w:r>
          </w:p>
        </w:tc>
        <w:tc>
          <w:tcPr>
            <w:tcW w:w="4525" w:type="pct"/>
            <w:gridSpan w:val="2"/>
            <w:tcBorders>
              <w:left w:val="nil"/>
              <w:right w:val="single" w:sz="4" w:space="0" w:color="auto"/>
            </w:tcBorders>
            <w:shd w:val="clear" w:color="auto" w:fill="DEEAF6" w:themeFill="accent1" w:themeFillTint="33"/>
          </w:tcPr>
          <w:p w14:paraId="481A59EE" w14:textId="55D6CAF0" w:rsidR="009B72FB" w:rsidRPr="008F00D6" w:rsidRDefault="009B72FB" w:rsidP="0042608A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6840"/>
                <w:tab w:val="left" w:pos="7080"/>
                <w:tab w:val="left" w:pos="7560"/>
                <w:tab w:val="left" w:pos="9000"/>
              </w:tabs>
              <w:spacing w:before="40" w:after="40"/>
              <w:jc w:val="both"/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</w:pPr>
            <w:r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 xml:space="preserve">Checkpoints </w:t>
            </w:r>
            <w:r w:rsidR="003477EA">
              <w:rPr>
                <w:rFonts w:asciiTheme="minorBidi" w:hAnsiTheme="minorBidi" w:cstheme="minorBidi"/>
                <w:b/>
                <w:sz w:val="20"/>
                <w:szCs w:val="20"/>
                <w:lang w:val="en-GB"/>
              </w:rPr>
              <w:t>for GMP</w:t>
            </w:r>
          </w:p>
        </w:tc>
      </w:tr>
      <w:tr w:rsidR="009B72FB" w14:paraId="0650827F" w14:textId="77777777" w:rsidTr="0042608A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5D7DA9B" w14:textId="0109AEB9" w:rsidR="009B72FB" w:rsidRPr="004247BE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 w:rsidR="00C660A8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.1 </w:t>
            </w:r>
            <w:r w:rsidR="00C660A8">
              <w:rPr>
                <w:sz w:val="20"/>
                <w:szCs w:val="20"/>
                <w:lang w:val="en-GB"/>
              </w:rPr>
              <w:t>Has</w:t>
            </w:r>
            <w:r w:rsidRPr="00506CCC">
              <w:rPr>
                <w:sz w:val="20"/>
                <w:szCs w:val="20"/>
                <w:lang w:val="en-GB"/>
              </w:rPr>
              <w:t xml:space="preserve"> the</w:t>
            </w:r>
            <w:r w:rsidR="00C660A8">
              <w:rPr>
                <w:sz w:val="20"/>
                <w:szCs w:val="20"/>
                <w:lang w:val="en-GB"/>
              </w:rPr>
              <w:t xml:space="preserve"> organization</w:t>
            </w:r>
            <w:r w:rsidR="006A4C98">
              <w:rPr>
                <w:sz w:val="20"/>
                <w:szCs w:val="20"/>
                <w:lang w:val="en-GB"/>
              </w:rPr>
              <w:t xml:space="preserve"> established, implemented, and maintained </w:t>
            </w:r>
            <w:r w:rsidR="00887CD1">
              <w:rPr>
                <w:sz w:val="20"/>
                <w:szCs w:val="20"/>
                <w:lang w:val="en-GB"/>
              </w:rPr>
              <w:t xml:space="preserve">the </w:t>
            </w:r>
            <w:r w:rsidR="00045FCC">
              <w:rPr>
                <w:sz w:val="20"/>
                <w:szCs w:val="20"/>
                <w:lang w:val="en-GB"/>
              </w:rPr>
              <w:t>procedures</w:t>
            </w:r>
            <w:r w:rsidR="00887CD1">
              <w:rPr>
                <w:sz w:val="20"/>
                <w:szCs w:val="20"/>
                <w:lang w:val="en-GB"/>
              </w:rPr>
              <w:t xml:space="preserve"> of Good Manufacturing Practices (GMP)</w:t>
            </w:r>
            <w:r w:rsidR="000C200F">
              <w:rPr>
                <w:sz w:val="20"/>
                <w:szCs w:val="20"/>
                <w:lang w:val="en-GB"/>
              </w:rPr>
              <w:t xml:space="preserve"> with all records available like </w:t>
            </w:r>
            <w:r w:rsidR="00873F67">
              <w:rPr>
                <w:sz w:val="20"/>
                <w:szCs w:val="20"/>
                <w:lang w:val="en-GB"/>
              </w:rPr>
              <w:t>internal audit report</w:t>
            </w:r>
            <w:r w:rsidR="00E5478E">
              <w:rPr>
                <w:sz w:val="20"/>
                <w:szCs w:val="20"/>
                <w:lang w:val="en-GB"/>
              </w:rPr>
              <w:t>s</w:t>
            </w:r>
            <w:r w:rsidR="007D60B4">
              <w:rPr>
                <w:sz w:val="20"/>
                <w:szCs w:val="20"/>
                <w:lang w:val="en-GB"/>
              </w:rPr>
              <w:t>,</w:t>
            </w:r>
            <w:r w:rsidR="00E5478E">
              <w:rPr>
                <w:sz w:val="20"/>
                <w:szCs w:val="20"/>
                <w:lang w:val="en-GB"/>
              </w:rPr>
              <w:t xml:space="preserve"> NCRs and CAR?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A29BF" w14:textId="4EB280B8" w:rsidR="009B72FB" w:rsidRDefault="009B72FB" w:rsidP="0042608A"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510535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51280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63834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9B72FB" w14:paraId="5D7204DF" w14:textId="77777777" w:rsidTr="0042608A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9AAEA26" w14:textId="67B4E839" w:rsidR="009B72FB" w:rsidRPr="00506CCC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 w:rsidR="00D9473C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.2 </w:t>
            </w:r>
            <w:r w:rsidR="00A35B4A">
              <w:rPr>
                <w:sz w:val="20"/>
                <w:szCs w:val="20"/>
                <w:lang w:val="en-GB"/>
              </w:rPr>
              <w:t xml:space="preserve">Has the design and construction of the </w:t>
            </w:r>
            <w:r w:rsidR="002757C8">
              <w:rPr>
                <w:sz w:val="20"/>
                <w:szCs w:val="20"/>
                <w:lang w:val="en-GB"/>
              </w:rPr>
              <w:t>facility grounds are well maintained</w:t>
            </w:r>
            <w:r w:rsidR="004514F6">
              <w:rPr>
                <w:sz w:val="20"/>
                <w:szCs w:val="20"/>
                <w:lang w:val="en-GB"/>
              </w:rPr>
              <w:t xml:space="preserve"> with orderly</w:t>
            </w:r>
            <w:r w:rsidR="00F947EF">
              <w:rPr>
                <w:sz w:val="20"/>
                <w:szCs w:val="20"/>
                <w:lang w:val="en-GB"/>
              </w:rPr>
              <w:t xml:space="preserve"> placement of equipment and materials, </w:t>
            </w:r>
            <w:r w:rsidR="00072B92">
              <w:rPr>
                <w:sz w:val="20"/>
                <w:szCs w:val="20"/>
                <w:lang w:val="en-GB"/>
              </w:rPr>
              <w:t>adequate separation of defined areas</w:t>
            </w:r>
            <w:r w:rsidR="00CE4BB9">
              <w:rPr>
                <w:sz w:val="20"/>
                <w:szCs w:val="20"/>
                <w:lang w:val="en-GB"/>
              </w:rPr>
              <w:t xml:space="preserve">, and </w:t>
            </w:r>
            <w:r w:rsidR="00FB174A">
              <w:rPr>
                <w:sz w:val="20"/>
                <w:szCs w:val="20"/>
                <w:lang w:val="en-GB"/>
              </w:rPr>
              <w:t>accurately label</w:t>
            </w:r>
            <w:r w:rsidR="00D906C5">
              <w:rPr>
                <w:sz w:val="20"/>
                <w:szCs w:val="20"/>
                <w:lang w:val="en-GB"/>
              </w:rPr>
              <w:t>l</w:t>
            </w:r>
            <w:r w:rsidR="00FB174A">
              <w:rPr>
                <w:sz w:val="20"/>
                <w:szCs w:val="20"/>
                <w:lang w:val="en-GB"/>
              </w:rPr>
              <w:t>ed</w:t>
            </w:r>
            <w:r w:rsidRPr="00506CCC">
              <w:rPr>
                <w:sz w:val="20"/>
                <w:szCs w:val="20"/>
                <w:lang w:val="en-GB"/>
              </w:rPr>
              <w:t xml:space="preserve">?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8D7F" w14:textId="7306F414" w:rsidR="009B72FB" w:rsidRPr="00677565" w:rsidRDefault="009B72FB" w:rsidP="0042608A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434434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175268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558694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9B72FB" w14:paraId="7598A6D0" w14:textId="77777777" w:rsidTr="0042608A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A31C0A4" w14:textId="45E3AC41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 w:rsidR="00C90766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.3 </w:t>
            </w:r>
            <w:r w:rsidRPr="00506CCC">
              <w:rPr>
                <w:sz w:val="20"/>
                <w:szCs w:val="20"/>
                <w:lang w:val="en-GB"/>
              </w:rPr>
              <w:t xml:space="preserve">Has the </w:t>
            </w:r>
            <w:r w:rsidR="007E055E">
              <w:rPr>
                <w:sz w:val="20"/>
                <w:szCs w:val="20"/>
                <w:lang w:val="en-GB"/>
              </w:rPr>
              <w:t xml:space="preserve">facility </w:t>
            </w:r>
            <w:r w:rsidR="006B2800">
              <w:rPr>
                <w:sz w:val="20"/>
                <w:szCs w:val="20"/>
                <w:lang w:val="en-GB"/>
              </w:rPr>
              <w:t>developed and implemented a preventive maintenance program</w:t>
            </w:r>
            <w:r w:rsidR="00CA1D47">
              <w:rPr>
                <w:sz w:val="20"/>
                <w:szCs w:val="20"/>
                <w:lang w:val="en-GB"/>
              </w:rPr>
              <w:t xml:space="preserve"> for major and testing equipment</w:t>
            </w:r>
            <w:r w:rsidRPr="00506CCC">
              <w:rPr>
                <w:sz w:val="20"/>
                <w:szCs w:val="20"/>
                <w:lang w:val="en-GB"/>
              </w:rPr>
              <w:t>?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8476A" w14:textId="5B33FD92" w:rsidR="009B72FB" w:rsidRPr="00677565" w:rsidRDefault="009B72FB" w:rsidP="0042608A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235242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124726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2350769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9B72FB" w14:paraId="6F79BD50" w14:textId="77777777" w:rsidTr="0042608A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C447CAF" w14:textId="13A6BB68" w:rsidR="009B72FB" w:rsidRPr="00506CCC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 w:rsidR="00C90766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.4 </w:t>
            </w:r>
            <w:r w:rsidRPr="00506CCC">
              <w:rPr>
                <w:sz w:val="20"/>
                <w:szCs w:val="20"/>
                <w:lang w:val="en-GB"/>
              </w:rPr>
              <w:t xml:space="preserve">Has </w:t>
            </w:r>
            <w:r w:rsidR="004D6FE6">
              <w:rPr>
                <w:sz w:val="20"/>
                <w:szCs w:val="20"/>
                <w:lang w:val="en-GB"/>
              </w:rPr>
              <w:t xml:space="preserve">the facility </w:t>
            </w:r>
            <w:r w:rsidRPr="00506CCC">
              <w:rPr>
                <w:sz w:val="20"/>
                <w:szCs w:val="20"/>
                <w:lang w:val="en-GB"/>
              </w:rPr>
              <w:t>established</w:t>
            </w:r>
            <w:r w:rsidR="00153A70">
              <w:rPr>
                <w:sz w:val="20"/>
                <w:szCs w:val="20"/>
                <w:lang w:val="en-GB"/>
              </w:rPr>
              <w:t xml:space="preserve"> and</w:t>
            </w:r>
            <w:r w:rsidRPr="00506CCC">
              <w:rPr>
                <w:sz w:val="20"/>
                <w:szCs w:val="20"/>
                <w:lang w:val="en-GB"/>
              </w:rPr>
              <w:t xml:space="preserve"> implemented </w:t>
            </w:r>
            <w:r w:rsidR="00153A70">
              <w:rPr>
                <w:sz w:val="20"/>
                <w:szCs w:val="20"/>
                <w:lang w:val="en-GB"/>
              </w:rPr>
              <w:t xml:space="preserve">a </w:t>
            </w:r>
            <w:r w:rsidR="005C4A19">
              <w:rPr>
                <w:sz w:val="20"/>
                <w:szCs w:val="20"/>
                <w:lang w:val="en-GB"/>
              </w:rPr>
              <w:t>w</w:t>
            </w:r>
            <w:r w:rsidR="00E05505">
              <w:rPr>
                <w:sz w:val="20"/>
                <w:szCs w:val="20"/>
                <w:lang w:val="en-GB"/>
              </w:rPr>
              <w:t>r</w:t>
            </w:r>
            <w:r w:rsidR="005C4A19">
              <w:rPr>
                <w:sz w:val="20"/>
                <w:szCs w:val="20"/>
                <w:lang w:val="en-GB"/>
              </w:rPr>
              <w:t>itten</w:t>
            </w:r>
            <w:r w:rsidR="00E05505">
              <w:rPr>
                <w:sz w:val="20"/>
                <w:szCs w:val="20"/>
                <w:lang w:val="en-GB"/>
              </w:rPr>
              <w:t xml:space="preserve"> </w:t>
            </w:r>
            <w:r w:rsidR="00153A70">
              <w:rPr>
                <w:sz w:val="20"/>
                <w:szCs w:val="20"/>
                <w:lang w:val="en-GB"/>
              </w:rPr>
              <w:t>procedure</w:t>
            </w:r>
            <w:r w:rsidR="00E05505">
              <w:rPr>
                <w:sz w:val="20"/>
                <w:szCs w:val="20"/>
                <w:lang w:val="en-GB"/>
              </w:rPr>
              <w:t>s</w:t>
            </w:r>
            <w:r w:rsidR="00153A70">
              <w:rPr>
                <w:sz w:val="20"/>
                <w:szCs w:val="20"/>
                <w:lang w:val="en-GB"/>
              </w:rPr>
              <w:t xml:space="preserve"> of Pest Control Program</w:t>
            </w:r>
            <w:r w:rsidRPr="00506CCC">
              <w:rPr>
                <w:sz w:val="20"/>
                <w:szCs w:val="20"/>
                <w:lang w:val="en-GB"/>
              </w:rPr>
              <w:t xml:space="preserve"> </w:t>
            </w:r>
            <w:r w:rsidR="00B8136F">
              <w:rPr>
                <w:sz w:val="20"/>
                <w:szCs w:val="20"/>
                <w:lang w:val="en-GB"/>
              </w:rPr>
              <w:t>with proper documentation</w:t>
            </w:r>
            <w:r w:rsidR="00E05505">
              <w:rPr>
                <w:sz w:val="20"/>
                <w:szCs w:val="20"/>
                <w:lang w:val="en-GB"/>
              </w:rPr>
              <w:t xml:space="preserve"> of </w:t>
            </w:r>
            <w:r w:rsidR="00100BF4">
              <w:rPr>
                <w:sz w:val="20"/>
                <w:szCs w:val="20"/>
                <w:lang w:val="en-GB"/>
              </w:rPr>
              <w:t>inspection frequency</w:t>
            </w:r>
            <w:r w:rsidR="00C90766">
              <w:rPr>
                <w:sz w:val="20"/>
                <w:szCs w:val="20"/>
                <w:lang w:val="en-GB"/>
              </w:rPr>
              <w:t xml:space="preserve"> and facility audits</w:t>
            </w:r>
            <w:r w:rsidRPr="00506CCC">
              <w:rPr>
                <w:sz w:val="20"/>
                <w:szCs w:val="20"/>
                <w:lang w:val="en-GB"/>
              </w:rPr>
              <w:t xml:space="preserve">?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040FB" w14:textId="6390AC61" w:rsidR="009B72FB" w:rsidRPr="00677565" w:rsidRDefault="009B72FB" w:rsidP="0042608A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370487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981224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1891858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9B72FB" w14:paraId="64FC677D" w14:textId="77777777" w:rsidTr="0042608A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16D0E69" w14:textId="6C49E1FF" w:rsidR="009B72FB" w:rsidRPr="00506CCC" w:rsidRDefault="009B72FB" w:rsidP="00D62717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 w:rsidR="00C90766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.5 </w:t>
            </w:r>
            <w:r w:rsidR="00D62717">
              <w:rPr>
                <w:sz w:val="20"/>
                <w:szCs w:val="20"/>
                <w:lang w:val="en-GB"/>
              </w:rPr>
              <w:t>Is there any</w:t>
            </w:r>
            <w:r w:rsidR="002B328E">
              <w:rPr>
                <w:sz w:val="20"/>
                <w:szCs w:val="20"/>
                <w:lang w:val="en-GB"/>
              </w:rPr>
              <w:t xml:space="preserve"> written and comprehensive plant</w:t>
            </w:r>
            <w:r w:rsidR="005F28A5">
              <w:rPr>
                <w:sz w:val="20"/>
                <w:szCs w:val="20"/>
                <w:lang w:val="en-GB"/>
              </w:rPr>
              <w:t xml:space="preserve"> and equipment</w:t>
            </w:r>
            <w:r w:rsidR="002E00AF">
              <w:rPr>
                <w:sz w:val="20"/>
                <w:szCs w:val="20"/>
                <w:lang w:val="en-GB"/>
              </w:rPr>
              <w:t xml:space="preserve"> cleaning and sanitation program with validat</w:t>
            </w:r>
            <w:r w:rsidR="001F4845">
              <w:rPr>
                <w:sz w:val="20"/>
                <w:szCs w:val="20"/>
                <w:lang w:val="en-GB"/>
              </w:rPr>
              <w:t>ed record</w:t>
            </w:r>
            <w:r w:rsidR="0072396D">
              <w:rPr>
                <w:sz w:val="20"/>
                <w:szCs w:val="20"/>
                <w:lang w:val="en-GB"/>
              </w:rPr>
              <w:t>s and well-documented?</w:t>
            </w:r>
            <w:r w:rsidRPr="00506CCC">
              <w:rPr>
                <w:sz w:val="20"/>
                <w:szCs w:val="20"/>
                <w:lang w:val="en-GB"/>
              </w:rPr>
              <w:t xml:space="preserve">  </w:t>
            </w: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EA0D1" w14:textId="57636AC6" w:rsidR="009B72FB" w:rsidRPr="00677565" w:rsidRDefault="009B72FB" w:rsidP="0042608A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1719283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69764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7565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21129708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  <w:tr w:rsidR="009B72FB" w14:paraId="287BDAFA" w14:textId="77777777" w:rsidTr="0042608A">
        <w:tblPrEx>
          <w:tblLook w:val="01E0" w:firstRow="1" w:lastRow="1" w:firstColumn="1" w:lastColumn="1" w:noHBand="0" w:noVBand="0"/>
        </w:tblPrEx>
        <w:trPr>
          <w:cantSplit/>
          <w:trHeight w:val="641"/>
        </w:trPr>
        <w:tc>
          <w:tcPr>
            <w:tcW w:w="3457" w:type="pct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21B0019" w14:textId="1B485CE6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 w:rsidR="00CD4766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.6 </w:t>
            </w:r>
            <w:r w:rsidRPr="00506CCC">
              <w:rPr>
                <w:sz w:val="20"/>
                <w:szCs w:val="20"/>
                <w:lang w:val="en-GB"/>
              </w:rPr>
              <w:t>Special Remarks on this section</w:t>
            </w:r>
            <w:r w:rsidRPr="00506CCC">
              <w:rPr>
                <w:rFonts w:hint="eastAsia"/>
                <w:sz w:val="20"/>
                <w:szCs w:val="20"/>
                <w:lang w:val="en-GB"/>
              </w:rPr>
              <w:t>:</w:t>
            </w:r>
          </w:p>
          <w:p w14:paraId="20DFA92F" w14:textId="77777777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3F6A2B58" w14:textId="05C9E9F1" w:rsidR="009B72FB" w:rsidRDefault="003A168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Not Required</w:t>
            </w:r>
          </w:p>
          <w:p w14:paraId="670D9C71" w14:textId="77777777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10379437" w14:textId="77777777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3F3DAA71" w14:textId="77777777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3BC08E30" w14:textId="77777777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  <w:p w14:paraId="651B98CF" w14:textId="77777777" w:rsidR="009B72FB" w:rsidRDefault="009B72FB" w:rsidP="0042608A">
            <w:pPr>
              <w:spacing w:after="39"/>
              <w:ind w:left="454" w:hanging="454"/>
              <w:rPr>
                <w:sz w:val="20"/>
                <w:szCs w:val="20"/>
                <w:lang w:val="en-GB"/>
              </w:rPr>
            </w:pPr>
          </w:p>
        </w:tc>
        <w:tc>
          <w:tcPr>
            <w:tcW w:w="1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2113" w14:textId="007DE64E" w:rsidR="009B72FB" w:rsidRPr="00677565" w:rsidRDefault="009B72FB" w:rsidP="0042608A">
            <w:pPr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Yes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438102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 No 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-840242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677565">
              <w:rPr>
                <w:rFonts w:asciiTheme="minorBidi" w:hAnsiTheme="minorBidi" w:cstheme="minorBidi"/>
                <w:sz w:val="20"/>
                <w:szCs w:val="20"/>
                <w:lang w:val="en-GB"/>
              </w:rPr>
              <w:t xml:space="preserve"> N/A </w:t>
            </w:r>
            <w:sdt>
              <w:sdtPr>
                <w:rPr>
                  <w:rFonts w:asciiTheme="minorBidi" w:hAnsiTheme="minorBidi" w:cstheme="minorBidi"/>
                  <w:sz w:val="20"/>
                  <w:szCs w:val="20"/>
                  <w:lang w:val="en-GB"/>
                </w:rPr>
                <w:id w:val="1030607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98B">
                  <w:rPr>
                    <w:rFonts w:ascii="MS Gothic" w:eastAsia="MS Gothic" w:hAnsi="MS Gothic" w:cstheme="minorBidi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</w:tr>
    </w:tbl>
    <w:p w14:paraId="328C7313" w14:textId="77777777" w:rsidR="009B72FB" w:rsidRDefault="009B72FB" w:rsidP="009B72FB">
      <w:r>
        <w:br w:type="page"/>
      </w:r>
    </w:p>
    <w:p w14:paraId="3F6DEC69" w14:textId="7975BE81" w:rsidR="00D22DC0" w:rsidRDefault="00D22DC0" w:rsidP="00D22DC0">
      <w:pPr>
        <w:pStyle w:val="Header"/>
        <w:rPr>
          <w:b/>
          <w:bCs/>
          <w:sz w:val="28"/>
          <w:szCs w:val="28"/>
          <w:lang w:val="en-US"/>
        </w:rPr>
      </w:pPr>
      <w:r w:rsidRPr="00D22DC0">
        <w:rPr>
          <w:rFonts w:asciiTheme="minorBidi" w:hAnsiTheme="minorBidi" w:cstheme="minorBidi"/>
          <w:u w:val="single"/>
          <w:lang w:val="en-US"/>
        </w:rPr>
        <w:lastRenderedPageBreak/>
        <w:t xml:space="preserve">Annexure </w:t>
      </w:r>
      <w:r w:rsidR="00FA62ED">
        <w:rPr>
          <w:rFonts w:asciiTheme="minorBidi" w:hAnsiTheme="minorBidi" w:cstheme="minorBidi"/>
          <w:u w:val="single"/>
          <w:lang w:val="en-US"/>
        </w:rPr>
        <w:t>3</w:t>
      </w:r>
      <w:r w:rsidRPr="00D22DC0">
        <w:rPr>
          <w:rFonts w:asciiTheme="minorBidi" w:hAnsiTheme="minorBidi" w:cstheme="minorBidi"/>
          <w:u w:val="single"/>
          <w:lang w:val="en-US"/>
        </w:rPr>
        <w:t xml:space="preserve"> – Saudi Arabia </w:t>
      </w:r>
      <w:r w:rsidRPr="00D22DC0">
        <w:rPr>
          <w:rFonts w:asciiTheme="minorBidi" w:hAnsiTheme="minorBidi" w:cstheme="minorBidi"/>
          <w:noProof/>
          <w:u w:val="single"/>
          <w:lang w:val="en-GB" w:eastAsia="en-GB"/>
        </w:rPr>
        <w:drawing>
          <wp:anchor distT="0" distB="0" distL="114300" distR="114300" simplePos="0" relativeHeight="251659264" behindDoc="1" locked="0" layoutInCell="0" allowOverlap="1" wp14:anchorId="17E175B9" wp14:editId="2866764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57250" cy="857250"/>
            <wp:effectExtent l="0" t="0" r="0" b="0"/>
            <wp:wrapNone/>
            <wp:docPr id="1" name="Grafik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4279923" descr="downloa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2DC0">
        <w:rPr>
          <w:rFonts w:asciiTheme="minorBidi" w:hAnsiTheme="minorBidi" w:cstheme="minorBidi"/>
          <w:u w:val="single"/>
          <w:lang w:val="en-US"/>
        </w:rPr>
        <w:t>Factory Audit – Corrective Action Form</w:t>
      </w:r>
    </w:p>
    <w:p w14:paraId="1052CDAD" w14:textId="18DE0138" w:rsidR="00D22DC0" w:rsidRPr="00D22DC0" w:rsidRDefault="00D22DC0" w:rsidP="00D22DC0">
      <w:pPr>
        <w:ind w:left="-284"/>
        <w:rPr>
          <w:rFonts w:asciiTheme="minorBidi" w:hAnsiTheme="minorBidi" w:cstheme="minorBidi"/>
          <w:u w:val="single"/>
          <w:lang w:val="en-US"/>
        </w:rPr>
      </w:pPr>
    </w:p>
    <w:tbl>
      <w:tblPr>
        <w:tblStyle w:val="TableGrid"/>
        <w:tblW w:w="9247" w:type="dxa"/>
        <w:tblLook w:val="04A0" w:firstRow="1" w:lastRow="0" w:firstColumn="1" w:lastColumn="0" w:noHBand="0" w:noVBand="1"/>
      </w:tblPr>
      <w:tblGrid>
        <w:gridCol w:w="1361"/>
        <w:gridCol w:w="658"/>
        <w:gridCol w:w="1069"/>
        <w:gridCol w:w="1555"/>
        <w:gridCol w:w="1361"/>
        <w:gridCol w:w="172"/>
        <w:gridCol w:w="3071"/>
      </w:tblGrid>
      <w:tr w:rsidR="00F77A34" w:rsidRPr="00D22DC0" w14:paraId="1D3DA193" w14:textId="77777777" w:rsidTr="00F77A34">
        <w:trPr>
          <w:trHeight w:val="396"/>
        </w:trPr>
        <w:tc>
          <w:tcPr>
            <w:tcW w:w="2019" w:type="dxa"/>
            <w:gridSpan w:val="2"/>
            <w:vAlign w:val="center"/>
          </w:tcPr>
          <w:p w14:paraId="27EDDA4B" w14:textId="0FF2551D" w:rsidR="00F77A34" w:rsidRPr="00D22DC0" w:rsidRDefault="00F77A34" w:rsidP="00F77A3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22DC0">
              <w:rPr>
                <w:rFonts w:cstheme="minorHAnsi"/>
                <w:b/>
                <w:bCs/>
                <w:sz w:val="20"/>
                <w:szCs w:val="20"/>
              </w:rPr>
              <w:t>Report No.</w:t>
            </w:r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228" w:type="dxa"/>
            <w:gridSpan w:val="5"/>
            <w:vAlign w:val="center"/>
          </w:tcPr>
          <w:p w14:paraId="6ADC372D" w14:textId="61C0E532" w:rsidR="00F77A34" w:rsidRPr="00D22DC0" w:rsidRDefault="00F77A34" w:rsidP="00F77A3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77A34" w:rsidRPr="00D22DC0" w14:paraId="3FBF9FF0" w14:textId="77777777" w:rsidTr="00F77A34">
        <w:trPr>
          <w:trHeight w:val="396"/>
        </w:trPr>
        <w:tc>
          <w:tcPr>
            <w:tcW w:w="2019" w:type="dxa"/>
            <w:gridSpan w:val="2"/>
            <w:vAlign w:val="center"/>
          </w:tcPr>
          <w:p w14:paraId="606C515A" w14:textId="44989185" w:rsidR="00F77A34" w:rsidRPr="00D22DC0" w:rsidRDefault="00F77A34" w:rsidP="00F77A34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</w:t>
            </w:r>
            <w:r w:rsidRPr="00D22DC0">
              <w:rPr>
                <w:rFonts w:cstheme="minorHAnsi"/>
                <w:b/>
                <w:bCs/>
                <w:sz w:val="20"/>
                <w:szCs w:val="20"/>
              </w:rPr>
              <w:t>actory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name</w:t>
            </w:r>
            <w:r w:rsidRPr="00D22DC0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228" w:type="dxa"/>
            <w:gridSpan w:val="5"/>
            <w:vAlign w:val="center"/>
          </w:tcPr>
          <w:p w14:paraId="7B712C5B" w14:textId="4025AA92" w:rsidR="00F77A34" w:rsidRPr="00D22DC0" w:rsidRDefault="00F77A34" w:rsidP="00F77A3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22DC0" w:rsidRPr="00D22DC0" w14:paraId="5260DBB8" w14:textId="77777777" w:rsidTr="00F77A34">
        <w:trPr>
          <w:trHeight w:val="396"/>
        </w:trPr>
        <w:tc>
          <w:tcPr>
            <w:tcW w:w="2019" w:type="dxa"/>
            <w:gridSpan w:val="2"/>
            <w:vAlign w:val="center"/>
          </w:tcPr>
          <w:p w14:paraId="35677DD9" w14:textId="477E4E4A" w:rsidR="00D22DC0" w:rsidRPr="00D22DC0" w:rsidRDefault="00D22DC0" w:rsidP="00AE527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Factory location:</w:t>
            </w:r>
          </w:p>
        </w:tc>
        <w:tc>
          <w:tcPr>
            <w:tcW w:w="7228" w:type="dxa"/>
            <w:gridSpan w:val="5"/>
            <w:vAlign w:val="center"/>
          </w:tcPr>
          <w:p w14:paraId="4F3F81BC" w14:textId="27510B76" w:rsidR="00D22DC0" w:rsidRPr="00D22DC0" w:rsidRDefault="00D22DC0" w:rsidP="00AE527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22DC0" w:rsidRPr="00D22DC0" w14:paraId="0A7D89BF" w14:textId="77777777" w:rsidTr="00F77A34">
        <w:trPr>
          <w:trHeight w:val="396"/>
        </w:trPr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68D9F430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Findings</w:t>
            </w:r>
          </w:p>
        </w:tc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0C79C72F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Corrective Action</w:t>
            </w:r>
          </w:p>
        </w:tc>
        <w:tc>
          <w:tcPr>
            <w:tcW w:w="3071" w:type="dxa"/>
            <w:shd w:val="clear" w:color="auto" w:fill="DEEAF6" w:themeFill="accent1" w:themeFillTint="33"/>
            <w:vAlign w:val="center"/>
          </w:tcPr>
          <w:p w14:paraId="36DAFF36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Evaluation</w:t>
            </w:r>
          </w:p>
        </w:tc>
      </w:tr>
      <w:tr w:rsidR="00D22DC0" w:rsidRPr="00D22DC0" w14:paraId="44DD4773" w14:textId="77777777" w:rsidTr="00F77A34">
        <w:trPr>
          <w:trHeight w:val="1345"/>
        </w:trPr>
        <w:tc>
          <w:tcPr>
            <w:tcW w:w="3088" w:type="dxa"/>
            <w:gridSpan w:val="3"/>
            <w:vAlign w:val="center"/>
          </w:tcPr>
          <w:p w14:paraId="0D1A10AC" w14:textId="32DDAE4C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88" w:type="dxa"/>
            <w:gridSpan w:val="3"/>
            <w:vAlign w:val="center"/>
          </w:tcPr>
          <w:p w14:paraId="3BFE575F" w14:textId="7CE9DD5A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71" w:type="dxa"/>
            <w:vAlign w:val="center"/>
          </w:tcPr>
          <w:p w14:paraId="276ABCE4" w14:textId="0BD1710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22DC0" w:rsidRPr="00D22DC0" w14:paraId="00CBDE27" w14:textId="77777777" w:rsidTr="00F77A34">
        <w:trPr>
          <w:trHeight w:val="396"/>
        </w:trPr>
        <w:tc>
          <w:tcPr>
            <w:tcW w:w="3088" w:type="dxa"/>
            <w:gridSpan w:val="3"/>
            <w:vAlign w:val="center"/>
          </w:tcPr>
          <w:p w14:paraId="780AF1B2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Result</w:t>
            </w:r>
          </w:p>
        </w:tc>
        <w:tc>
          <w:tcPr>
            <w:tcW w:w="6159" w:type="dxa"/>
            <w:gridSpan w:val="4"/>
            <w:vAlign w:val="center"/>
          </w:tcPr>
          <w:p w14:paraId="56E74195" w14:textId="6F1DB54B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Cleared               </w:t>
            </w:r>
            <w:r w:rsidR="004815E8" w:rsidRPr="00D22DC0">
              <w:rPr>
                <w:b/>
                <w:sz w:val="20"/>
                <w:szCs w:val="20"/>
              </w:rPr>
              <w:sym w:font="Wingdings" w:char="F0A8"/>
            </w:r>
            <w:r w:rsidR="004815E8" w:rsidRPr="00D22DC0">
              <w:rPr>
                <w:b/>
                <w:sz w:val="20"/>
                <w:szCs w:val="20"/>
              </w:rPr>
              <w:t xml:space="preserve"> Not Cleared</w:t>
            </w:r>
          </w:p>
        </w:tc>
      </w:tr>
      <w:tr w:rsidR="00D22DC0" w:rsidRPr="00D22DC0" w14:paraId="02EF65D2" w14:textId="77777777" w:rsidTr="00F77A34">
        <w:trPr>
          <w:trHeight w:val="396"/>
        </w:trPr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28163CA9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Findings</w:t>
            </w:r>
          </w:p>
        </w:tc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7821E59A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Corrective Action</w:t>
            </w:r>
          </w:p>
        </w:tc>
        <w:tc>
          <w:tcPr>
            <w:tcW w:w="3071" w:type="dxa"/>
            <w:shd w:val="clear" w:color="auto" w:fill="DEEAF6" w:themeFill="accent1" w:themeFillTint="33"/>
            <w:vAlign w:val="center"/>
          </w:tcPr>
          <w:p w14:paraId="477231DA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Evaluation</w:t>
            </w:r>
          </w:p>
        </w:tc>
      </w:tr>
      <w:tr w:rsidR="00D22DC0" w:rsidRPr="00D22DC0" w14:paraId="46A878D5" w14:textId="77777777" w:rsidTr="00F77A34">
        <w:trPr>
          <w:trHeight w:val="1345"/>
        </w:trPr>
        <w:tc>
          <w:tcPr>
            <w:tcW w:w="3088" w:type="dxa"/>
            <w:gridSpan w:val="3"/>
            <w:vAlign w:val="center"/>
          </w:tcPr>
          <w:p w14:paraId="3521D2CD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88" w:type="dxa"/>
            <w:gridSpan w:val="3"/>
            <w:vAlign w:val="center"/>
          </w:tcPr>
          <w:p w14:paraId="6DA0CE13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71" w:type="dxa"/>
            <w:vAlign w:val="center"/>
          </w:tcPr>
          <w:p w14:paraId="4D0EAA4F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22DC0" w:rsidRPr="00D22DC0" w14:paraId="45BB9954" w14:textId="77777777" w:rsidTr="00F77A34">
        <w:trPr>
          <w:trHeight w:val="396"/>
        </w:trPr>
        <w:tc>
          <w:tcPr>
            <w:tcW w:w="3088" w:type="dxa"/>
            <w:gridSpan w:val="3"/>
            <w:vAlign w:val="center"/>
          </w:tcPr>
          <w:p w14:paraId="48305EF1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Result</w:t>
            </w:r>
          </w:p>
        </w:tc>
        <w:tc>
          <w:tcPr>
            <w:tcW w:w="6159" w:type="dxa"/>
            <w:gridSpan w:val="4"/>
            <w:vAlign w:val="center"/>
          </w:tcPr>
          <w:p w14:paraId="02B71C0C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Cleared               </w:t>
            </w: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Not Cleared</w:t>
            </w:r>
          </w:p>
        </w:tc>
      </w:tr>
      <w:tr w:rsidR="00D22DC0" w:rsidRPr="00D22DC0" w14:paraId="5FAFE2B3" w14:textId="77777777" w:rsidTr="00F77A34">
        <w:trPr>
          <w:trHeight w:val="396"/>
        </w:trPr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48F6025C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Findings</w:t>
            </w:r>
          </w:p>
        </w:tc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20C561E9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Corrective Action</w:t>
            </w:r>
          </w:p>
        </w:tc>
        <w:tc>
          <w:tcPr>
            <w:tcW w:w="3071" w:type="dxa"/>
            <w:shd w:val="clear" w:color="auto" w:fill="DEEAF6" w:themeFill="accent1" w:themeFillTint="33"/>
            <w:vAlign w:val="center"/>
          </w:tcPr>
          <w:p w14:paraId="4F49DCFE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Evaluation</w:t>
            </w:r>
          </w:p>
        </w:tc>
      </w:tr>
      <w:tr w:rsidR="00D22DC0" w:rsidRPr="00D22DC0" w14:paraId="61B7FD4F" w14:textId="77777777" w:rsidTr="00F77A34">
        <w:trPr>
          <w:trHeight w:val="1345"/>
        </w:trPr>
        <w:tc>
          <w:tcPr>
            <w:tcW w:w="3088" w:type="dxa"/>
            <w:gridSpan w:val="3"/>
            <w:vAlign w:val="center"/>
          </w:tcPr>
          <w:p w14:paraId="7998D27A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88" w:type="dxa"/>
            <w:gridSpan w:val="3"/>
            <w:vAlign w:val="center"/>
          </w:tcPr>
          <w:p w14:paraId="76CF9046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71" w:type="dxa"/>
            <w:vAlign w:val="center"/>
          </w:tcPr>
          <w:p w14:paraId="13DEB44F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22DC0" w:rsidRPr="00D22DC0" w14:paraId="7626536F" w14:textId="77777777" w:rsidTr="00F77A34">
        <w:trPr>
          <w:trHeight w:val="396"/>
        </w:trPr>
        <w:tc>
          <w:tcPr>
            <w:tcW w:w="3088" w:type="dxa"/>
            <w:gridSpan w:val="3"/>
            <w:vAlign w:val="center"/>
          </w:tcPr>
          <w:p w14:paraId="6A7DABE5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Result</w:t>
            </w:r>
          </w:p>
        </w:tc>
        <w:tc>
          <w:tcPr>
            <w:tcW w:w="6159" w:type="dxa"/>
            <w:gridSpan w:val="4"/>
            <w:vAlign w:val="center"/>
          </w:tcPr>
          <w:p w14:paraId="7238551E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Cleared               </w:t>
            </w: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Not Cleared</w:t>
            </w:r>
          </w:p>
        </w:tc>
      </w:tr>
      <w:tr w:rsidR="00D22DC0" w:rsidRPr="00D22DC0" w14:paraId="1B4416DD" w14:textId="77777777" w:rsidTr="00F77A34">
        <w:trPr>
          <w:trHeight w:val="396"/>
        </w:trPr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375BCD20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Findings</w:t>
            </w:r>
          </w:p>
        </w:tc>
        <w:tc>
          <w:tcPr>
            <w:tcW w:w="3088" w:type="dxa"/>
            <w:gridSpan w:val="3"/>
            <w:shd w:val="clear" w:color="auto" w:fill="DEEAF6" w:themeFill="accent1" w:themeFillTint="33"/>
            <w:vAlign w:val="center"/>
          </w:tcPr>
          <w:p w14:paraId="57D90B95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Corrective Action</w:t>
            </w:r>
          </w:p>
        </w:tc>
        <w:tc>
          <w:tcPr>
            <w:tcW w:w="3071" w:type="dxa"/>
            <w:shd w:val="clear" w:color="auto" w:fill="DEEAF6" w:themeFill="accent1" w:themeFillTint="33"/>
            <w:vAlign w:val="center"/>
          </w:tcPr>
          <w:p w14:paraId="3C9E2D7E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Evaluation</w:t>
            </w:r>
          </w:p>
        </w:tc>
      </w:tr>
      <w:tr w:rsidR="00D22DC0" w:rsidRPr="00D22DC0" w14:paraId="282D8AF2" w14:textId="77777777" w:rsidTr="00F77A34">
        <w:trPr>
          <w:trHeight w:val="1345"/>
        </w:trPr>
        <w:tc>
          <w:tcPr>
            <w:tcW w:w="3088" w:type="dxa"/>
            <w:gridSpan w:val="3"/>
            <w:vAlign w:val="center"/>
          </w:tcPr>
          <w:p w14:paraId="1E2DD8D4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88" w:type="dxa"/>
            <w:gridSpan w:val="3"/>
            <w:vAlign w:val="center"/>
          </w:tcPr>
          <w:p w14:paraId="5FE40DDD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071" w:type="dxa"/>
            <w:vAlign w:val="center"/>
          </w:tcPr>
          <w:p w14:paraId="4AF4B0C0" w14:textId="77777777" w:rsidR="00D22DC0" w:rsidRPr="00D22DC0" w:rsidRDefault="00D22DC0" w:rsidP="00AE527D">
            <w:pPr>
              <w:tabs>
                <w:tab w:val="left" w:pos="1275"/>
              </w:tabs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22DC0" w:rsidRPr="00D22DC0" w14:paraId="5838950D" w14:textId="77777777" w:rsidTr="00F77A34">
        <w:trPr>
          <w:trHeight w:val="396"/>
        </w:trPr>
        <w:tc>
          <w:tcPr>
            <w:tcW w:w="3088" w:type="dxa"/>
            <w:gridSpan w:val="3"/>
            <w:vAlign w:val="center"/>
          </w:tcPr>
          <w:p w14:paraId="76382D8B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rFonts w:cstheme="minorHAnsi"/>
                <w:b/>
                <w:sz w:val="20"/>
                <w:szCs w:val="20"/>
              </w:rPr>
              <w:t>Result</w:t>
            </w:r>
          </w:p>
        </w:tc>
        <w:tc>
          <w:tcPr>
            <w:tcW w:w="6159" w:type="dxa"/>
            <w:gridSpan w:val="4"/>
            <w:vAlign w:val="center"/>
          </w:tcPr>
          <w:p w14:paraId="64382036" w14:textId="77777777" w:rsidR="00D22DC0" w:rsidRPr="00D22DC0" w:rsidRDefault="00D22DC0" w:rsidP="00AE527D">
            <w:pPr>
              <w:rPr>
                <w:rFonts w:cstheme="minorHAnsi"/>
                <w:b/>
                <w:sz w:val="20"/>
                <w:szCs w:val="20"/>
              </w:rPr>
            </w:pP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Cleared               </w:t>
            </w:r>
            <w:r w:rsidRPr="00D22DC0">
              <w:rPr>
                <w:b/>
                <w:sz w:val="20"/>
                <w:szCs w:val="20"/>
              </w:rPr>
              <w:sym w:font="Wingdings" w:char="F0A8"/>
            </w:r>
            <w:r w:rsidRPr="00D22DC0">
              <w:rPr>
                <w:b/>
                <w:sz w:val="20"/>
                <w:szCs w:val="20"/>
              </w:rPr>
              <w:t xml:space="preserve"> Not Cleared</w:t>
            </w:r>
          </w:p>
        </w:tc>
      </w:tr>
      <w:tr w:rsidR="00D22DC0" w:rsidRPr="00D22DC0" w14:paraId="085183EF" w14:textId="77777777" w:rsidTr="00F77A34">
        <w:trPr>
          <w:trHeight w:val="453"/>
        </w:trPr>
        <w:tc>
          <w:tcPr>
            <w:tcW w:w="4643" w:type="dxa"/>
            <w:gridSpan w:val="4"/>
            <w:shd w:val="clear" w:color="auto" w:fill="DEEAF6" w:themeFill="accent1" w:themeFillTint="33"/>
            <w:vAlign w:val="center"/>
          </w:tcPr>
          <w:p w14:paraId="5A20FD7D" w14:textId="77777777" w:rsidR="00D22DC0" w:rsidRPr="00D22DC0" w:rsidRDefault="00D22DC0" w:rsidP="00AE527D">
            <w:pPr>
              <w:jc w:val="center"/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Factory Representative</w:t>
            </w:r>
          </w:p>
        </w:tc>
        <w:tc>
          <w:tcPr>
            <w:tcW w:w="4604" w:type="dxa"/>
            <w:gridSpan w:val="3"/>
            <w:shd w:val="clear" w:color="auto" w:fill="DEEAF6" w:themeFill="accent1" w:themeFillTint="33"/>
            <w:vAlign w:val="center"/>
          </w:tcPr>
          <w:p w14:paraId="3EA9849E" w14:textId="77777777" w:rsidR="00D22DC0" w:rsidRPr="00D22DC0" w:rsidRDefault="00D22DC0" w:rsidP="00AE527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T</w:t>
            </w:r>
            <w:r w:rsidRPr="00D22DC0">
              <w:rPr>
                <w:rFonts w:eastAsiaTheme="minorEastAsia" w:cs="Arial"/>
                <w:b/>
                <w:bCs/>
                <w:noProof/>
                <w:sz w:val="20"/>
                <w:szCs w:val="20"/>
                <w:lang w:val="en-US" w:eastAsia="en-GB"/>
              </w:rPr>
              <w:t>Ü</w:t>
            </w:r>
            <w:r w:rsidRPr="00D22DC0">
              <w:rPr>
                <w:b/>
                <w:bCs/>
                <w:sz w:val="20"/>
                <w:szCs w:val="20"/>
              </w:rPr>
              <w:t>V Rheinland Representative</w:t>
            </w:r>
          </w:p>
        </w:tc>
      </w:tr>
      <w:tr w:rsidR="00D22DC0" w:rsidRPr="00D22DC0" w14:paraId="7618299F" w14:textId="77777777" w:rsidTr="00F77A34">
        <w:trPr>
          <w:trHeight w:val="424"/>
        </w:trPr>
        <w:tc>
          <w:tcPr>
            <w:tcW w:w="1361" w:type="dxa"/>
            <w:vAlign w:val="center"/>
          </w:tcPr>
          <w:p w14:paraId="3A3F15D5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282" w:type="dxa"/>
            <w:gridSpan w:val="3"/>
            <w:vAlign w:val="center"/>
          </w:tcPr>
          <w:p w14:paraId="21355416" w14:textId="3314F14B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15E7A351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243" w:type="dxa"/>
            <w:gridSpan w:val="2"/>
            <w:vAlign w:val="center"/>
          </w:tcPr>
          <w:p w14:paraId="72710D4D" w14:textId="7B79B69F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22DC0" w:rsidRPr="00D22DC0" w14:paraId="39141183" w14:textId="77777777" w:rsidTr="00F77A34">
        <w:trPr>
          <w:trHeight w:val="424"/>
        </w:trPr>
        <w:tc>
          <w:tcPr>
            <w:tcW w:w="1361" w:type="dxa"/>
            <w:vAlign w:val="center"/>
          </w:tcPr>
          <w:p w14:paraId="1801B346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3282" w:type="dxa"/>
            <w:gridSpan w:val="3"/>
            <w:vAlign w:val="center"/>
          </w:tcPr>
          <w:p w14:paraId="1447374F" w14:textId="45799E8A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0B2191FE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3243" w:type="dxa"/>
            <w:gridSpan w:val="2"/>
            <w:vAlign w:val="center"/>
          </w:tcPr>
          <w:p w14:paraId="21EA6AE8" w14:textId="075FDCFD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22DC0" w:rsidRPr="00D22DC0" w14:paraId="0AC17EF4" w14:textId="77777777" w:rsidTr="00F77A34">
        <w:trPr>
          <w:trHeight w:val="424"/>
        </w:trPr>
        <w:tc>
          <w:tcPr>
            <w:tcW w:w="1361" w:type="dxa"/>
            <w:vAlign w:val="center"/>
          </w:tcPr>
          <w:p w14:paraId="51F09027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282" w:type="dxa"/>
            <w:gridSpan w:val="3"/>
            <w:vAlign w:val="center"/>
          </w:tcPr>
          <w:p w14:paraId="14D6FF8A" w14:textId="65C3FB3B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1715FCAB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243" w:type="dxa"/>
            <w:gridSpan w:val="2"/>
            <w:vAlign w:val="center"/>
          </w:tcPr>
          <w:p w14:paraId="418AF40D" w14:textId="03AD86B1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22DC0" w:rsidRPr="00D22DC0" w14:paraId="3FAD185B" w14:textId="77777777" w:rsidTr="00F77A34">
        <w:trPr>
          <w:trHeight w:val="920"/>
        </w:trPr>
        <w:tc>
          <w:tcPr>
            <w:tcW w:w="1361" w:type="dxa"/>
            <w:vAlign w:val="center"/>
          </w:tcPr>
          <w:p w14:paraId="3C2FFD28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282" w:type="dxa"/>
            <w:gridSpan w:val="3"/>
            <w:vAlign w:val="center"/>
          </w:tcPr>
          <w:p w14:paraId="180FA8F2" w14:textId="2A8A043D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vAlign w:val="center"/>
          </w:tcPr>
          <w:p w14:paraId="2BD11558" w14:textId="77777777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  <w:r w:rsidRPr="00D22DC0"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243" w:type="dxa"/>
            <w:gridSpan w:val="2"/>
            <w:vAlign w:val="center"/>
          </w:tcPr>
          <w:p w14:paraId="0F2CAB1C" w14:textId="7D6DE1BB" w:rsidR="00D22DC0" w:rsidRPr="00D22DC0" w:rsidRDefault="00D22DC0" w:rsidP="00AE527D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98F7657" w14:textId="21E3BFBF" w:rsidR="00D22DC0" w:rsidRDefault="00D22DC0" w:rsidP="00D22DC0">
      <w:pPr>
        <w:ind w:left="-284"/>
      </w:pPr>
    </w:p>
    <w:sectPr w:rsidR="00D22DC0" w:rsidSect="00C31DC0">
      <w:headerReference w:type="default" r:id="rId13"/>
      <w:footerReference w:type="default" r:id="rId14"/>
      <w:pgSz w:w="11907" w:h="16840" w:code="9"/>
      <w:pgMar w:top="720" w:right="720" w:bottom="720" w:left="720" w:header="284" w:footer="39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6D20" w14:textId="77777777" w:rsidR="001A26A2" w:rsidRDefault="001A26A2">
      <w:r>
        <w:separator/>
      </w:r>
    </w:p>
  </w:endnote>
  <w:endnote w:type="continuationSeparator" w:id="0">
    <w:p w14:paraId="62A1354A" w14:textId="77777777" w:rsidR="001A26A2" w:rsidRDefault="001A2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</w:rPr>
      <w:id w:val="1717776197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6FB3389F" w14:textId="5D704B75" w:rsidR="00AE527D" w:rsidRPr="00374F43" w:rsidRDefault="00AB688A" w:rsidP="00374F43">
        <w:pPr>
          <w:pStyle w:val="Footer"/>
          <w:rPr>
            <w:color w:val="000000" w:themeColor="text1"/>
            <w:sz w:val="16"/>
            <w:lang w:val="en-US"/>
          </w:rPr>
        </w:pPr>
        <w:r>
          <w:rPr>
            <w:color w:val="000000" w:themeColor="text1"/>
            <w:sz w:val="16"/>
          </w:rPr>
          <w:t>MS-00</w:t>
        </w:r>
        <w:r>
          <w:rPr>
            <w:color w:val="000000" w:themeColor="text1"/>
            <w:sz w:val="16"/>
            <w:lang w:val="en-US"/>
          </w:rPr>
          <w:t>46959</w:t>
        </w:r>
        <w:r w:rsidR="00AE527D" w:rsidRPr="00374F43">
          <w:rPr>
            <w:color w:val="000000" w:themeColor="text1"/>
            <w:sz w:val="16"/>
            <w:lang w:val="en-US"/>
          </w:rPr>
          <w:t xml:space="preserve">  </w:t>
        </w:r>
        <w:r w:rsidR="0092641A">
          <w:rPr>
            <w:color w:val="000000" w:themeColor="text1"/>
            <w:sz w:val="16"/>
            <w:lang w:val="en-US"/>
          </w:rPr>
          <w:t>Rev 2</w:t>
        </w:r>
      </w:p>
      <w:p w14:paraId="49902585" w14:textId="71772121" w:rsidR="00AE527D" w:rsidRPr="007E1728" w:rsidRDefault="00AE527D" w:rsidP="00374F43">
        <w:pPr>
          <w:pStyle w:val="Footer"/>
          <w:jc w:val="right"/>
        </w:pPr>
        <w:r w:rsidRPr="00374F43">
          <w:rPr>
            <w:sz w:val="18"/>
            <w:lang w:val="en-US"/>
          </w:rPr>
          <w:t xml:space="preserve">Page </w:t>
        </w:r>
        <w:r w:rsidRPr="00374F43">
          <w:rPr>
            <w:sz w:val="18"/>
          </w:rPr>
          <w:fldChar w:fldCharType="begin"/>
        </w:r>
        <w:r w:rsidRPr="00374F43">
          <w:rPr>
            <w:sz w:val="18"/>
          </w:rPr>
          <w:instrText xml:space="preserve"> PAGE   \* MERGEFORMAT </w:instrText>
        </w:r>
        <w:r w:rsidRPr="00374F43">
          <w:rPr>
            <w:sz w:val="18"/>
          </w:rPr>
          <w:fldChar w:fldCharType="separate"/>
        </w:r>
        <w:r w:rsidR="002F62DF">
          <w:rPr>
            <w:noProof/>
            <w:sz w:val="18"/>
          </w:rPr>
          <w:t>5</w:t>
        </w:r>
        <w:r w:rsidRPr="00374F43">
          <w:rPr>
            <w:noProof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CBE3" w14:textId="77777777" w:rsidR="001A26A2" w:rsidRDefault="001A26A2">
      <w:r>
        <w:separator/>
      </w:r>
    </w:p>
  </w:footnote>
  <w:footnote w:type="continuationSeparator" w:id="0">
    <w:p w14:paraId="261F4171" w14:textId="77777777" w:rsidR="001A26A2" w:rsidRDefault="001A2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DC32" w14:textId="77777777" w:rsidR="00AE527D" w:rsidRPr="007C0BC2" w:rsidRDefault="00AE527D" w:rsidP="00677A8F">
    <w:pPr>
      <w:pStyle w:val="Header"/>
      <w:ind w:firstLine="1418"/>
    </w:pPr>
    <w:r w:rsidRPr="00AD4042">
      <w:rPr>
        <w:b/>
        <w:bCs/>
        <w:sz w:val="18"/>
        <w:szCs w:val="18"/>
        <w:u w:val="single"/>
      </w:rPr>
      <w:fldChar w:fldCharType="begin"/>
    </w:r>
    <w:r w:rsidRPr="00AD4042">
      <w:rPr>
        <w:b/>
        <w:bCs/>
        <w:sz w:val="18"/>
        <w:szCs w:val="18"/>
        <w:u w:val="single"/>
      </w:rPr>
      <w:fldChar w:fldCharType="end"/>
    </w:r>
    <w:r w:rsidRPr="00AD4042">
      <w:rPr>
        <w:b/>
        <w:bCs/>
        <w:sz w:val="18"/>
        <w:szCs w:val="18"/>
        <w:u w:val="single"/>
      </w:rPr>
      <w:fldChar w:fldCharType="begin"/>
    </w:r>
    <w:r w:rsidRPr="00AD4042">
      <w:rPr>
        <w:b/>
        <w:bCs/>
        <w:sz w:val="18"/>
        <w:szCs w:val="18"/>
        <w:u w:val="single"/>
      </w:rPr>
      <w:fldChar w:fldCharType="end"/>
    </w:r>
    <w:r w:rsidRPr="006770C0">
      <w:rPr>
        <w:sz w:val="18"/>
      </w:rPr>
      <w:t xml:space="preserve">     </w:t>
    </w:r>
  </w:p>
  <w:tbl>
    <w:tblPr>
      <w:tblW w:w="10440" w:type="dxa"/>
      <w:tblInd w:w="-2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2430"/>
      <w:gridCol w:w="5670"/>
      <w:gridCol w:w="2340"/>
    </w:tblGrid>
    <w:tr w:rsidR="00AE527D" w:rsidRPr="00D71064" w14:paraId="25345BDC" w14:textId="77777777" w:rsidTr="007F53B9">
      <w:trPr>
        <w:trHeight w:val="533"/>
      </w:trPr>
      <w:tc>
        <w:tcPr>
          <w:tcW w:w="2430" w:type="dxa"/>
          <w:vMerge w:val="restart"/>
          <w:vAlign w:val="center"/>
        </w:tcPr>
        <w:p w14:paraId="7640280D" w14:textId="77777777" w:rsidR="00AE527D" w:rsidRPr="00D71064" w:rsidRDefault="00AE527D" w:rsidP="007F53B9">
          <w:pPr>
            <w:rPr>
              <w:rFonts w:cs="Arial"/>
              <w:i/>
              <w:color w:val="365F91"/>
              <w:sz w:val="16"/>
              <w:szCs w:val="16"/>
            </w:rPr>
          </w:pPr>
          <w:r>
            <w:rPr>
              <w:rFonts w:cs="Arial"/>
              <w:i/>
              <w:noProof/>
              <w:color w:val="365F91"/>
              <w:sz w:val="16"/>
              <w:szCs w:val="16"/>
              <w:lang w:val="en-GB" w:eastAsia="en-GB"/>
            </w:rPr>
            <w:drawing>
              <wp:anchor distT="0" distB="0" distL="114300" distR="114300" simplePos="0" relativeHeight="251661312" behindDoc="1" locked="0" layoutInCell="1" allowOverlap="1" wp14:anchorId="0B8F87E1" wp14:editId="1C5C8AD2">
                <wp:simplePos x="0" y="0"/>
                <wp:positionH relativeFrom="column">
                  <wp:posOffset>-40005</wp:posOffset>
                </wp:positionH>
                <wp:positionV relativeFrom="paragraph">
                  <wp:posOffset>635</wp:posOffset>
                </wp:positionV>
                <wp:extent cx="1508760" cy="530225"/>
                <wp:effectExtent l="0" t="0" r="0" b="3175"/>
                <wp:wrapNone/>
                <wp:docPr id="34" name="Picture 34" descr="TUV Rheinlan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TUV Rheinlan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8760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164D7C47" w14:textId="77777777" w:rsidR="00AE527D" w:rsidRPr="008223E7" w:rsidRDefault="00AE527D" w:rsidP="00270C0D">
          <w:pPr>
            <w:jc w:val="center"/>
            <w:rPr>
              <w:rFonts w:cs="Arial"/>
              <w:b/>
              <w:color w:val="1F497D"/>
            </w:rPr>
          </w:pPr>
        </w:p>
      </w:tc>
      <w:tc>
        <w:tcPr>
          <w:tcW w:w="2340" w:type="dxa"/>
          <w:vMerge w:val="restart"/>
          <w:vAlign w:val="center"/>
        </w:tcPr>
        <w:p w14:paraId="35A56584" w14:textId="77777777" w:rsidR="00AE527D" w:rsidRPr="00D71064" w:rsidRDefault="00AE527D" w:rsidP="00270C0D">
          <w:pPr>
            <w:rPr>
              <w:rFonts w:cs="Arial"/>
              <w:i/>
              <w:color w:val="365F91"/>
              <w:sz w:val="16"/>
              <w:szCs w:val="16"/>
            </w:rPr>
          </w:pPr>
        </w:p>
      </w:tc>
    </w:tr>
    <w:tr w:rsidR="00AE527D" w:rsidRPr="00D71064" w14:paraId="76415F13" w14:textId="77777777" w:rsidTr="007F53B9">
      <w:trPr>
        <w:trHeight w:val="533"/>
      </w:trPr>
      <w:tc>
        <w:tcPr>
          <w:tcW w:w="2430" w:type="dxa"/>
          <w:vMerge/>
          <w:vAlign w:val="center"/>
        </w:tcPr>
        <w:p w14:paraId="64B4D7C5" w14:textId="77777777" w:rsidR="00AE527D" w:rsidRPr="00D71064" w:rsidRDefault="00AE527D" w:rsidP="00270C0D">
          <w:pPr>
            <w:jc w:val="center"/>
            <w:rPr>
              <w:rFonts w:cs="Arial"/>
              <w:i/>
              <w:color w:val="365F91"/>
              <w:sz w:val="16"/>
              <w:szCs w:val="16"/>
            </w:rPr>
          </w:pPr>
        </w:p>
      </w:tc>
      <w:tc>
        <w:tcPr>
          <w:tcW w:w="567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8C67A09" w14:textId="1C04E6CF" w:rsidR="00AE527D" w:rsidRPr="004E1609" w:rsidRDefault="00AE527D" w:rsidP="009D109C">
          <w:pPr>
            <w:autoSpaceDE w:val="0"/>
            <w:autoSpaceDN w:val="0"/>
            <w:adjustRightInd w:val="0"/>
            <w:jc w:val="center"/>
            <w:rPr>
              <w:rFonts w:cs="Arial"/>
              <w:b/>
              <w:color w:val="0D0D0D"/>
              <w:szCs w:val="24"/>
            </w:rPr>
          </w:pPr>
          <w:r>
            <w:rPr>
              <w:rFonts w:cs="Arial"/>
              <w:b/>
              <w:color w:val="0D0D0D"/>
              <w:szCs w:val="24"/>
            </w:rPr>
            <w:t>Harmonized Factory Audit Report</w:t>
          </w:r>
        </w:p>
      </w:tc>
      <w:tc>
        <w:tcPr>
          <w:tcW w:w="2340" w:type="dxa"/>
          <w:vMerge/>
          <w:vAlign w:val="center"/>
        </w:tcPr>
        <w:p w14:paraId="41445A1A" w14:textId="77777777" w:rsidR="00AE527D" w:rsidRPr="00D71064" w:rsidRDefault="00AE527D" w:rsidP="00270C0D">
          <w:pPr>
            <w:rPr>
              <w:rFonts w:cs="Arial"/>
              <w:i/>
              <w:color w:val="365F91"/>
              <w:sz w:val="16"/>
              <w:szCs w:val="16"/>
            </w:rPr>
          </w:pPr>
        </w:p>
      </w:tc>
    </w:tr>
  </w:tbl>
  <w:p w14:paraId="44E94E9E" w14:textId="77777777" w:rsidR="00AE527D" w:rsidRPr="00E41302" w:rsidRDefault="00AE527D" w:rsidP="0076397A">
    <w:pPr>
      <w:pStyle w:val="Header"/>
      <w:rPr>
        <w:b/>
        <w:bCs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4C56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FD844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4466D8"/>
    <w:lvl w:ilvl="0">
      <w:start w:val="1"/>
      <w:numFmt w:val="decimal"/>
      <w:pStyle w:val="ListContinue5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4182FDC"/>
    <w:lvl w:ilvl="0">
      <w:start w:val="1"/>
      <w:numFmt w:val="decimal"/>
      <w:pStyle w:val="ListContinue4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CCAF6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1065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2525362"/>
    <w:lvl w:ilvl="0">
      <w:start w:val="1"/>
      <w:numFmt w:val="bullet"/>
      <w:pStyle w:val="Salutation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B88E8E"/>
    <w:lvl w:ilvl="0">
      <w:start w:val="1"/>
      <w:numFmt w:val="bullet"/>
      <w:pStyle w:val="TableofFigures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068B70"/>
    <w:lvl w:ilvl="0">
      <w:start w:val="1"/>
      <w:numFmt w:val="decimal"/>
      <w:pStyle w:val="Heading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D2ABE6"/>
    <w:lvl w:ilvl="0">
      <w:start w:val="1"/>
      <w:numFmt w:val="bullet"/>
      <w:pStyle w:val="Geschftsangab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0AC450CA"/>
    <w:lvl w:ilvl="0">
      <w:start w:val="15"/>
      <w:numFmt w:val="decimal"/>
      <w:pStyle w:val="Heading7"/>
      <w:lvlText w:val="%1"/>
      <w:legacy w:legacy="1" w:legacySpace="120" w:legacyIndent="570"/>
      <w:lvlJc w:val="left"/>
      <w:pPr>
        <w:ind w:left="570" w:hanging="57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1" w15:restartNumberingAfterBreak="0">
    <w:nsid w:val="00000001"/>
    <w:multiLevelType w:val="singleLevel"/>
    <w:tmpl w:val="00000000"/>
    <w:lvl w:ilvl="0">
      <w:start w:val="1"/>
      <w:numFmt w:val="lowerLetter"/>
      <w:pStyle w:val="Quicka"/>
      <w:lvlText w:val="%1)"/>
      <w:lvlJc w:val="left"/>
      <w:pPr>
        <w:tabs>
          <w:tab w:val="num" w:pos="1080"/>
        </w:tabs>
      </w:pPr>
      <w:rPr>
        <w:rFonts w:ascii="Times New Roman" w:hAnsi="Times New Roman"/>
        <w:sz w:val="24"/>
      </w:rPr>
    </w:lvl>
  </w:abstractNum>
  <w:abstractNum w:abstractNumId="12" w15:restartNumberingAfterBreak="0">
    <w:nsid w:val="00D81BEA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06602F64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10885460"/>
    <w:multiLevelType w:val="multilevel"/>
    <w:tmpl w:val="D550FCB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67"/>
        </w:tabs>
        <w:ind w:left="2367" w:hanging="1800"/>
      </w:pPr>
      <w:rPr>
        <w:rFonts w:hint="default"/>
      </w:rPr>
    </w:lvl>
  </w:abstractNum>
  <w:abstractNum w:abstractNumId="15" w15:restartNumberingAfterBreak="0">
    <w:nsid w:val="15325664"/>
    <w:multiLevelType w:val="singleLevel"/>
    <w:tmpl w:val="732E05F6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156F70A0"/>
    <w:multiLevelType w:val="hybridMultilevel"/>
    <w:tmpl w:val="E2764E08"/>
    <w:lvl w:ilvl="0" w:tplc="06AA2518">
      <w:start w:val="1"/>
      <w:numFmt w:val="bullet"/>
      <w:lvlText w:val="•"/>
      <w:lvlJc w:val="left"/>
      <w:pPr>
        <w:ind w:left="22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1" w:tplc="7416EDF4">
      <w:start w:val="1"/>
      <w:numFmt w:val="bullet"/>
      <w:lvlText w:val="o"/>
      <w:lvlJc w:val="left"/>
      <w:pPr>
        <w:ind w:left="348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2" w:tplc="465C91EC">
      <w:start w:val="1"/>
      <w:numFmt w:val="bullet"/>
      <w:lvlText w:val="▪"/>
      <w:lvlJc w:val="left"/>
      <w:pPr>
        <w:ind w:left="42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3" w:tplc="81B80528">
      <w:start w:val="1"/>
      <w:numFmt w:val="bullet"/>
      <w:lvlText w:val="•"/>
      <w:lvlJc w:val="left"/>
      <w:pPr>
        <w:ind w:left="49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4" w:tplc="155A917E">
      <w:start w:val="1"/>
      <w:numFmt w:val="bullet"/>
      <w:lvlText w:val="o"/>
      <w:lvlJc w:val="left"/>
      <w:pPr>
        <w:ind w:left="564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5" w:tplc="3012AD80">
      <w:start w:val="1"/>
      <w:numFmt w:val="bullet"/>
      <w:lvlText w:val="▪"/>
      <w:lvlJc w:val="left"/>
      <w:pPr>
        <w:ind w:left="636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6" w:tplc="9AA0793A">
      <w:start w:val="1"/>
      <w:numFmt w:val="bullet"/>
      <w:lvlText w:val="•"/>
      <w:lvlJc w:val="left"/>
      <w:pPr>
        <w:ind w:left="708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7" w:tplc="1422CF72">
      <w:start w:val="1"/>
      <w:numFmt w:val="bullet"/>
      <w:lvlText w:val="o"/>
      <w:lvlJc w:val="left"/>
      <w:pPr>
        <w:ind w:left="78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  <w:lvl w:ilvl="8" w:tplc="D9844D70">
      <w:start w:val="1"/>
      <w:numFmt w:val="bullet"/>
      <w:lvlText w:val="▪"/>
      <w:lvlJc w:val="left"/>
      <w:pPr>
        <w:ind w:left="85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15C43B59"/>
    <w:multiLevelType w:val="hybridMultilevel"/>
    <w:tmpl w:val="2230F3C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A436D4"/>
    <w:multiLevelType w:val="hybridMultilevel"/>
    <w:tmpl w:val="C25856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E63E80"/>
    <w:multiLevelType w:val="hybridMultilevel"/>
    <w:tmpl w:val="FBCA418C"/>
    <w:lvl w:ilvl="0" w:tplc="95BE14B8">
      <w:start w:val="1"/>
      <w:numFmt w:val="bullet"/>
      <w:lvlRestart w:val="0"/>
      <w:lvlText w:val="–"/>
      <w:lvlJc w:val="left"/>
      <w:pPr>
        <w:tabs>
          <w:tab w:val="num" w:pos="794"/>
        </w:tabs>
        <w:ind w:left="794" w:hanging="227"/>
      </w:pPr>
      <w:rPr>
        <w:rFonts w:ascii="Arial" w:hAnsi="Arial" w:cs="Arial" w:hint="default"/>
      </w:rPr>
    </w:lvl>
    <w:lvl w:ilvl="1" w:tplc="49EC65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CF78AB3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AB4AB0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04423A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332A5B3E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E88E447E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19063AA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1DC4317C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3FA7028"/>
    <w:multiLevelType w:val="singleLevel"/>
    <w:tmpl w:val="9D847BC6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32"/>
        <w:szCs w:val="32"/>
      </w:rPr>
    </w:lvl>
  </w:abstractNum>
  <w:abstractNum w:abstractNumId="21" w15:restartNumberingAfterBreak="0">
    <w:nsid w:val="24C02019"/>
    <w:multiLevelType w:val="hybridMultilevel"/>
    <w:tmpl w:val="13F02508"/>
    <w:lvl w:ilvl="0" w:tplc="04070001">
      <w:start w:val="1"/>
      <w:numFmt w:val="bullet"/>
      <w:lvlText w:val=""/>
      <w:lvlJc w:val="left"/>
      <w:pPr>
        <w:tabs>
          <w:tab w:val="num" w:pos="3555"/>
        </w:tabs>
        <w:ind w:left="355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875"/>
        </w:tabs>
        <w:ind w:left="78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595"/>
        </w:tabs>
        <w:ind w:left="859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9315"/>
        </w:tabs>
        <w:ind w:left="9315" w:hanging="360"/>
      </w:pPr>
      <w:rPr>
        <w:rFonts w:ascii="Wingdings" w:hAnsi="Wingdings" w:hint="default"/>
      </w:rPr>
    </w:lvl>
  </w:abstractNum>
  <w:abstractNum w:abstractNumId="22" w15:restartNumberingAfterBreak="0">
    <w:nsid w:val="2DA72AD6"/>
    <w:multiLevelType w:val="hybridMultilevel"/>
    <w:tmpl w:val="7982DC30"/>
    <w:lvl w:ilvl="0" w:tplc="C58E4A1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2F297FFE"/>
    <w:multiLevelType w:val="hybridMultilevel"/>
    <w:tmpl w:val="037C11D4"/>
    <w:lvl w:ilvl="0" w:tplc="6562E1C6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284E9974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9B12AF76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D7E04B34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91921584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D3EC7A9C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B5A99EE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D9E824FA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DE8D9E2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2FB746FB"/>
    <w:multiLevelType w:val="hybridMultilevel"/>
    <w:tmpl w:val="9B62AF9E"/>
    <w:lvl w:ilvl="0" w:tplc="3E78D06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5" w15:restartNumberingAfterBreak="0">
    <w:nsid w:val="3BF014D6"/>
    <w:multiLevelType w:val="hybridMultilevel"/>
    <w:tmpl w:val="A24CEA4E"/>
    <w:lvl w:ilvl="0" w:tplc="F05817BC">
      <w:start w:val="1"/>
      <w:numFmt w:val="bullet"/>
      <w:lvlRestart w:val="0"/>
      <w:pStyle w:val="EcsTextAufz15Dash19"/>
      <w:lvlText w:val="–"/>
      <w:lvlJc w:val="left"/>
      <w:pPr>
        <w:tabs>
          <w:tab w:val="num" w:pos="1078"/>
        </w:tabs>
        <w:ind w:left="1078" w:hanging="227"/>
      </w:pPr>
      <w:rPr>
        <w:rFonts w:ascii="Arial" w:hAnsi="Arial" w:cs="Arial" w:hint="default"/>
        <w:color w:val="auto"/>
      </w:rPr>
    </w:lvl>
    <w:lvl w:ilvl="1" w:tplc="CC1832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6FCC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64E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ACC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325A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76D4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B801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88008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D4799"/>
    <w:multiLevelType w:val="hybridMultilevel"/>
    <w:tmpl w:val="D4BCAFC0"/>
    <w:lvl w:ilvl="0" w:tplc="FFFFFFFF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3F513B70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43956EA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39867FC"/>
    <w:multiLevelType w:val="multilevel"/>
    <w:tmpl w:val="F13289C8"/>
    <w:lvl w:ilvl="0">
      <w:start w:val="1"/>
      <w:numFmt w:val="decimal"/>
      <w:lvlText w:val="%1"/>
      <w:legacy w:legacy="1" w:legacySpace="0" w:legacyIndent="0"/>
      <w:lvlJc w:val="left"/>
    </w:lvl>
    <w:lvl w:ilvl="1">
      <w:start w:val="2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1800" w:hanging="1800"/>
      </w:pPr>
    </w:lvl>
  </w:abstractNum>
  <w:abstractNum w:abstractNumId="30" w15:restartNumberingAfterBreak="0">
    <w:nsid w:val="445777D5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45C14EC4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4633617F"/>
    <w:multiLevelType w:val="hybridMultilevel"/>
    <w:tmpl w:val="39B68BB4"/>
    <w:lvl w:ilvl="0" w:tplc="89D0743A">
      <w:start w:val="1"/>
      <w:numFmt w:val="bullet"/>
      <w:lvlRestart w:val="0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cs="Arial" w:hint="default"/>
      </w:rPr>
    </w:lvl>
    <w:lvl w:ilvl="1" w:tplc="79E277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0EEAF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28C2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C6C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BF014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EB8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B61E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EBEF5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865324"/>
    <w:multiLevelType w:val="hybridMultilevel"/>
    <w:tmpl w:val="CF68652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7F84A2A"/>
    <w:multiLevelType w:val="multilevel"/>
    <w:tmpl w:val="6480E8FC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6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48C02BD7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6" w15:restartNumberingAfterBreak="0">
    <w:nsid w:val="4C621D9D"/>
    <w:multiLevelType w:val="singleLevel"/>
    <w:tmpl w:val="FC9A5C9C"/>
    <w:lvl w:ilvl="0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4D5576E0"/>
    <w:multiLevelType w:val="hybridMultilevel"/>
    <w:tmpl w:val="9AC0571C"/>
    <w:lvl w:ilvl="0" w:tplc="70EED30E">
      <w:start w:val="1"/>
      <w:numFmt w:val="bullet"/>
      <w:lvlRestart w:val="0"/>
      <w:pStyle w:val="EcsTextTableEZ06Dash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cs="Arial" w:hint="default"/>
      </w:rPr>
    </w:lvl>
    <w:lvl w:ilvl="1" w:tplc="698C81D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B6D0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265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EE37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9503D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FAC0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5C26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40A51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436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4F861A23"/>
    <w:multiLevelType w:val="multilevel"/>
    <w:tmpl w:val="EB2A5DFE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0" w15:restartNumberingAfterBreak="0">
    <w:nsid w:val="59EE37D8"/>
    <w:multiLevelType w:val="hybridMultilevel"/>
    <w:tmpl w:val="0E2280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A61647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2" w15:restartNumberingAfterBreak="0">
    <w:nsid w:val="64FD133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679A4073"/>
    <w:multiLevelType w:val="multilevel"/>
    <w:tmpl w:val="63DC50CC"/>
    <w:lvl w:ilvl="0">
      <w:start w:val="1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2E4550B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5" w15:restartNumberingAfterBreak="0">
    <w:nsid w:val="7B3D3713"/>
    <w:multiLevelType w:val="hybridMultilevel"/>
    <w:tmpl w:val="121AC7E4"/>
    <w:lvl w:ilvl="0" w:tplc="FFFFFFFF">
      <w:start w:val="1"/>
      <w:numFmt w:val="bullet"/>
      <w:lvlText w:val=""/>
      <w:legacy w:legacy="1" w:legacySpace="0" w:legacyIndent="283"/>
      <w:lvlJc w:val="left"/>
      <w:pPr>
        <w:ind w:left="850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EB82A64"/>
    <w:multiLevelType w:val="hybridMultilevel"/>
    <w:tmpl w:val="EE76ED7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21586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2920121">
    <w:abstractNumId w:val="8"/>
  </w:num>
  <w:num w:numId="2" w16cid:durableId="2089964262">
    <w:abstractNumId w:val="10"/>
  </w:num>
  <w:num w:numId="3" w16cid:durableId="1208878931">
    <w:abstractNumId w:val="11"/>
    <w:lvlOverride w:ilvl="0">
      <w:startOverride w:val="1"/>
      <w:lvl w:ilvl="0">
        <w:start w:val="1"/>
        <w:numFmt w:val="decimal"/>
        <w:pStyle w:val="Quicka"/>
        <w:lvlText w:val="%1)"/>
        <w:lvlJc w:val="left"/>
      </w:lvl>
    </w:lvlOverride>
  </w:num>
  <w:num w:numId="4" w16cid:durableId="1422601047">
    <w:abstractNumId w:val="32"/>
  </w:num>
  <w:num w:numId="5" w16cid:durableId="933439846">
    <w:abstractNumId w:val="19"/>
  </w:num>
  <w:num w:numId="6" w16cid:durableId="178205430">
    <w:abstractNumId w:val="25"/>
  </w:num>
  <w:num w:numId="7" w16cid:durableId="306786047">
    <w:abstractNumId w:val="37"/>
  </w:num>
  <w:num w:numId="8" w16cid:durableId="680011578">
    <w:abstractNumId w:val="23"/>
  </w:num>
  <w:num w:numId="9" w16cid:durableId="1095127938">
    <w:abstractNumId w:val="28"/>
  </w:num>
  <w:num w:numId="10" w16cid:durableId="533155111">
    <w:abstractNumId w:val="38"/>
  </w:num>
  <w:num w:numId="11" w16cid:durableId="600184138">
    <w:abstractNumId w:val="34"/>
  </w:num>
  <w:num w:numId="12" w16cid:durableId="849485067">
    <w:abstractNumId w:val="42"/>
  </w:num>
  <w:num w:numId="13" w16cid:durableId="1182547160">
    <w:abstractNumId w:val="29"/>
  </w:num>
  <w:num w:numId="14" w16cid:durableId="1604267143">
    <w:abstractNumId w:val="39"/>
  </w:num>
  <w:num w:numId="15" w16cid:durableId="1752508746">
    <w:abstractNumId w:val="36"/>
  </w:num>
  <w:num w:numId="16" w16cid:durableId="572542339">
    <w:abstractNumId w:val="15"/>
  </w:num>
  <w:num w:numId="17" w16cid:durableId="346296746">
    <w:abstractNumId w:val="20"/>
  </w:num>
  <w:num w:numId="18" w16cid:durableId="1939213843">
    <w:abstractNumId w:val="41"/>
  </w:num>
  <w:num w:numId="19" w16cid:durableId="1420297639">
    <w:abstractNumId w:val="31"/>
  </w:num>
  <w:num w:numId="20" w16cid:durableId="1235428269">
    <w:abstractNumId w:val="13"/>
  </w:num>
  <w:num w:numId="21" w16cid:durableId="656999068">
    <w:abstractNumId w:val="35"/>
  </w:num>
  <w:num w:numId="22" w16cid:durableId="1886258635">
    <w:abstractNumId w:val="12"/>
  </w:num>
  <w:num w:numId="23" w16cid:durableId="371268588">
    <w:abstractNumId w:val="30"/>
  </w:num>
  <w:num w:numId="24" w16cid:durableId="564024220">
    <w:abstractNumId w:val="44"/>
  </w:num>
  <w:num w:numId="25" w16cid:durableId="293222737">
    <w:abstractNumId w:val="27"/>
  </w:num>
  <w:num w:numId="26" w16cid:durableId="809828709">
    <w:abstractNumId w:val="24"/>
  </w:num>
  <w:num w:numId="27" w16cid:durableId="2084524740">
    <w:abstractNumId w:val="45"/>
  </w:num>
  <w:num w:numId="28" w16cid:durableId="978992652">
    <w:abstractNumId w:val="21"/>
  </w:num>
  <w:num w:numId="29" w16cid:durableId="1693067555">
    <w:abstractNumId w:val="14"/>
  </w:num>
  <w:num w:numId="30" w16cid:durableId="55402620">
    <w:abstractNumId w:val="26"/>
  </w:num>
  <w:num w:numId="31" w16cid:durableId="1103304105">
    <w:abstractNumId w:val="9"/>
  </w:num>
  <w:num w:numId="32" w16cid:durableId="1749230680">
    <w:abstractNumId w:val="7"/>
  </w:num>
  <w:num w:numId="33" w16cid:durableId="246158708">
    <w:abstractNumId w:val="6"/>
  </w:num>
  <w:num w:numId="34" w16cid:durableId="756630437">
    <w:abstractNumId w:val="5"/>
  </w:num>
  <w:num w:numId="35" w16cid:durableId="1044980816">
    <w:abstractNumId w:val="4"/>
  </w:num>
  <w:num w:numId="36" w16cid:durableId="993921271">
    <w:abstractNumId w:val="3"/>
  </w:num>
  <w:num w:numId="37" w16cid:durableId="1787962856">
    <w:abstractNumId w:val="2"/>
  </w:num>
  <w:num w:numId="38" w16cid:durableId="2066105829">
    <w:abstractNumId w:val="1"/>
  </w:num>
  <w:num w:numId="39" w16cid:durableId="952829114">
    <w:abstractNumId w:val="0"/>
  </w:num>
  <w:num w:numId="40" w16cid:durableId="1724480004">
    <w:abstractNumId w:val="22"/>
  </w:num>
  <w:num w:numId="41" w16cid:durableId="618144459">
    <w:abstractNumId w:val="40"/>
  </w:num>
  <w:num w:numId="42" w16cid:durableId="1791824741">
    <w:abstractNumId w:val="18"/>
  </w:num>
  <w:num w:numId="43" w16cid:durableId="1748720345">
    <w:abstractNumId w:val="46"/>
  </w:num>
  <w:num w:numId="44" w16cid:durableId="1210996550">
    <w:abstractNumId w:val="17"/>
  </w:num>
  <w:num w:numId="45" w16cid:durableId="910500779">
    <w:abstractNumId w:val="33"/>
  </w:num>
  <w:num w:numId="46" w16cid:durableId="1863400577">
    <w:abstractNumId w:val="43"/>
  </w:num>
  <w:num w:numId="47" w16cid:durableId="9438770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F2C"/>
    <w:rsid w:val="0000155B"/>
    <w:rsid w:val="00001DD7"/>
    <w:rsid w:val="000047D5"/>
    <w:rsid w:val="00010B3C"/>
    <w:rsid w:val="000119C5"/>
    <w:rsid w:val="00011CAF"/>
    <w:rsid w:val="00020385"/>
    <w:rsid w:val="000209EE"/>
    <w:rsid w:val="0002162D"/>
    <w:rsid w:val="000235FD"/>
    <w:rsid w:val="00025504"/>
    <w:rsid w:val="00032AB1"/>
    <w:rsid w:val="000341A7"/>
    <w:rsid w:val="00034623"/>
    <w:rsid w:val="000367EB"/>
    <w:rsid w:val="00036B29"/>
    <w:rsid w:val="0004123B"/>
    <w:rsid w:val="00041499"/>
    <w:rsid w:val="000444AD"/>
    <w:rsid w:val="000446C0"/>
    <w:rsid w:val="00044DD8"/>
    <w:rsid w:val="00045FCC"/>
    <w:rsid w:val="00047DED"/>
    <w:rsid w:val="000515DC"/>
    <w:rsid w:val="00052656"/>
    <w:rsid w:val="0005299D"/>
    <w:rsid w:val="0005414F"/>
    <w:rsid w:val="00054E2D"/>
    <w:rsid w:val="00055118"/>
    <w:rsid w:val="00062F6A"/>
    <w:rsid w:val="00064694"/>
    <w:rsid w:val="000703AF"/>
    <w:rsid w:val="000704DA"/>
    <w:rsid w:val="0007203C"/>
    <w:rsid w:val="00072B92"/>
    <w:rsid w:val="00074054"/>
    <w:rsid w:val="00075AA1"/>
    <w:rsid w:val="000768B3"/>
    <w:rsid w:val="000833AA"/>
    <w:rsid w:val="00084029"/>
    <w:rsid w:val="00085F5C"/>
    <w:rsid w:val="00086759"/>
    <w:rsid w:val="00094BDF"/>
    <w:rsid w:val="00095EC4"/>
    <w:rsid w:val="000A1A65"/>
    <w:rsid w:val="000A1AA6"/>
    <w:rsid w:val="000A257B"/>
    <w:rsid w:val="000A2848"/>
    <w:rsid w:val="000B06BD"/>
    <w:rsid w:val="000B14B3"/>
    <w:rsid w:val="000B3793"/>
    <w:rsid w:val="000B44C6"/>
    <w:rsid w:val="000B5476"/>
    <w:rsid w:val="000B5FDD"/>
    <w:rsid w:val="000C1FA7"/>
    <w:rsid w:val="000C200F"/>
    <w:rsid w:val="000C20C8"/>
    <w:rsid w:val="000C4F46"/>
    <w:rsid w:val="000C65CB"/>
    <w:rsid w:val="000C6F5E"/>
    <w:rsid w:val="000D1E43"/>
    <w:rsid w:val="000D2242"/>
    <w:rsid w:val="000D440B"/>
    <w:rsid w:val="000E23C0"/>
    <w:rsid w:val="000E4CBC"/>
    <w:rsid w:val="000E5BDA"/>
    <w:rsid w:val="000E6926"/>
    <w:rsid w:val="000E6CA7"/>
    <w:rsid w:val="000E7E0B"/>
    <w:rsid w:val="000F08F1"/>
    <w:rsid w:val="000F257C"/>
    <w:rsid w:val="000F2C83"/>
    <w:rsid w:val="000F3C6D"/>
    <w:rsid w:val="000F48AC"/>
    <w:rsid w:val="001003AF"/>
    <w:rsid w:val="00100BF4"/>
    <w:rsid w:val="001030A6"/>
    <w:rsid w:val="00104550"/>
    <w:rsid w:val="00105581"/>
    <w:rsid w:val="00105965"/>
    <w:rsid w:val="00105F82"/>
    <w:rsid w:val="00107A5A"/>
    <w:rsid w:val="0011045B"/>
    <w:rsid w:val="0011054B"/>
    <w:rsid w:val="00114057"/>
    <w:rsid w:val="00120375"/>
    <w:rsid w:val="001210E6"/>
    <w:rsid w:val="0012312F"/>
    <w:rsid w:val="00123C84"/>
    <w:rsid w:val="0012783A"/>
    <w:rsid w:val="00131769"/>
    <w:rsid w:val="00135B6F"/>
    <w:rsid w:val="00136782"/>
    <w:rsid w:val="00136CCE"/>
    <w:rsid w:val="00137CB6"/>
    <w:rsid w:val="00142DDD"/>
    <w:rsid w:val="00143631"/>
    <w:rsid w:val="0014398D"/>
    <w:rsid w:val="00151998"/>
    <w:rsid w:val="00153A70"/>
    <w:rsid w:val="00155560"/>
    <w:rsid w:val="00157966"/>
    <w:rsid w:val="001606B4"/>
    <w:rsid w:val="00161B1E"/>
    <w:rsid w:val="00167134"/>
    <w:rsid w:val="00172736"/>
    <w:rsid w:val="00173F8E"/>
    <w:rsid w:val="00174999"/>
    <w:rsid w:val="001754C3"/>
    <w:rsid w:val="00175643"/>
    <w:rsid w:val="001807F1"/>
    <w:rsid w:val="001819DC"/>
    <w:rsid w:val="00182DE6"/>
    <w:rsid w:val="00185F27"/>
    <w:rsid w:val="001871B8"/>
    <w:rsid w:val="00187F28"/>
    <w:rsid w:val="00187FE9"/>
    <w:rsid w:val="00191367"/>
    <w:rsid w:val="00191C2C"/>
    <w:rsid w:val="0019327A"/>
    <w:rsid w:val="00194FCB"/>
    <w:rsid w:val="001967A7"/>
    <w:rsid w:val="001A0849"/>
    <w:rsid w:val="001A13ED"/>
    <w:rsid w:val="001A26A2"/>
    <w:rsid w:val="001A2BC1"/>
    <w:rsid w:val="001B1515"/>
    <w:rsid w:val="001B24BC"/>
    <w:rsid w:val="001B52B3"/>
    <w:rsid w:val="001C010C"/>
    <w:rsid w:val="001C16A7"/>
    <w:rsid w:val="001C3220"/>
    <w:rsid w:val="001C3470"/>
    <w:rsid w:val="001C5076"/>
    <w:rsid w:val="001C5368"/>
    <w:rsid w:val="001C599B"/>
    <w:rsid w:val="001C777A"/>
    <w:rsid w:val="001D0929"/>
    <w:rsid w:val="001D506E"/>
    <w:rsid w:val="001D6BBF"/>
    <w:rsid w:val="001D6FD7"/>
    <w:rsid w:val="001E2AE7"/>
    <w:rsid w:val="001E3FFB"/>
    <w:rsid w:val="001E76E9"/>
    <w:rsid w:val="001F056C"/>
    <w:rsid w:val="001F169B"/>
    <w:rsid w:val="001F2071"/>
    <w:rsid w:val="001F4845"/>
    <w:rsid w:val="001F5178"/>
    <w:rsid w:val="001F73E8"/>
    <w:rsid w:val="00201982"/>
    <w:rsid w:val="002036CC"/>
    <w:rsid w:val="00205956"/>
    <w:rsid w:val="00206BA2"/>
    <w:rsid w:val="00207C67"/>
    <w:rsid w:val="00217FCE"/>
    <w:rsid w:val="002236F7"/>
    <w:rsid w:val="00226679"/>
    <w:rsid w:val="00226C2C"/>
    <w:rsid w:val="00232043"/>
    <w:rsid w:val="002330E4"/>
    <w:rsid w:val="002335F5"/>
    <w:rsid w:val="002345DA"/>
    <w:rsid w:val="00237071"/>
    <w:rsid w:val="00237B7F"/>
    <w:rsid w:val="00247312"/>
    <w:rsid w:val="0025266A"/>
    <w:rsid w:val="0025494F"/>
    <w:rsid w:val="00261DA4"/>
    <w:rsid w:val="00261F4D"/>
    <w:rsid w:val="002620CF"/>
    <w:rsid w:val="00264913"/>
    <w:rsid w:val="0026719A"/>
    <w:rsid w:val="00270331"/>
    <w:rsid w:val="00270A32"/>
    <w:rsid w:val="00270C0D"/>
    <w:rsid w:val="002714B7"/>
    <w:rsid w:val="00271BB0"/>
    <w:rsid w:val="00273F75"/>
    <w:rsid w:val="002757C8"/>
    <w:rsid w:val="0028188E"/>
    <w:rsid w:val="002844F5"/>
    <w:rsid w:val="002854C3"/>
    <w:rsid w:val="00291BFF"/>
    <w:rsid w:val="00293B3A"/>
    <w:rsid w:val="002A1699"/>
    <w:rsid w:val="002A2156"/>
    <w:rsid w:val="002A24F6"/>
    <w:rsid w:val="002A2D1C"/>
    <w:rsid w:val="002A35D7"/>
    <w:rsid w:val="002A3869"/>
    <w:rsid w:val="002A4020"/>
    <w:rsid w:val="002A55C0"/>
    <w:rsid w:val="002A6342"/>
    <w:rsid w:val="002A74B6"/>
    <w:rsid w:val="002B0CD6"/>
    <w:rsid w:val="002B0D6A"/>
    <w:rsid w:val="002B1AFA"/>
    <w:rsid w:val="002B2E52"/>
    <w:rsid w:val="002B328E"/>
    <w:rsid w:val="002B7746"/>
    <w:rsid w:val="002C33EB"/>
    <w:rsid w:val="002C3587"/>
    <w:rsid w:val="002C4A6B"/>
    <w:rsid w:val="002C69E6"/>
    <w:rsid w:val="002C7195"/>
    <w:rsid w:val="002C7202"/>
    <w:rsid w:val="002D07BC"/>
    <w:rsid w:val="002D12D1"/>
    <w:rsid w:val="002D171B"/>
    <w:rsid w:val="002D5A12"/>
    <w:rsid w:val="002D6B8C"/>
    <w:rsid w:val="002E00AF"/>
    <w:rsid w:val="002E00D1"/>
    <w:rsid w:val="002E0152"/>
    <w:rsid w:val="002E0568"/>
    <w:rsid w:val="002E206F"/>
    <w:rsid w:val="002E2C85"/>
    <w:rsid w:val="002E6AAF"/>
    <w:rsid w:val="002F0771"/>
    <w:rsid w:val="002F4AF7"/>
    <w:rsid w:val="002F4B3D"/>
    <w:rsid w:val="002F62DF"/>
    <w:rsid w:val="00304FCF"/>
    <w:rsid w:val="003141B2"/>
    <w:rsid w:val="0031611D"/>
    <w:rsid w:val="00316BBA"/>
    <w:rsid w:val="00320C3E"/>
    <w:rsid w:val="003214F1"/>
    <w:rsid w:val="0032224D"/>
    <w:rsid w:val="00324F75"/>
    <w:rsid w:val="00325151"/>
    <w:rsid w:val="00327262"/>
    <w:rsid w:val="0033308C"/>
    <w:rsid w:val="003345BA"/>
    <w:rsid w:val="00335803"/>
    <w:rsid w:val="00335F02"/>
    <w:rsid w:val="00342D4D"/>
    <w:rsid w:val="00346CBE"/>
    <w:rsid w:val="003477EA"/>
    <w:rsid w:val="00353379"/>
    <w:rsid w:val="003538F0"/>
    <w:rsid w:val="00353BE3"/>
    <w:rsid w:val="00357B40"/>
    <w:rsid w:val="00360376"/>
    <w:rsid w:val="00361C1B"/>
    <w:rsid w:val="00362351"/>
    <w:rsid w:val="00362A36"/>
    <w:rsid w:val="003665F0"/>
    <w:rsid w:val="00366E42"/>
    <w:rsid w:val="0036797B"/>
    <w:rsid w:val="003707CC"/>
    <w:rsid w:val="00370914"/>
    <w:rsid w:val="003733A4"/>
    <w:rsid w:val="00373C3E"/>
    <w:rsid w:val="00374F43"/>
    <w:rsid w:val="0037625E"/>
    <w:rsid w:val="00377CED"/>
    <w:rsid w:val="00377D9B"/>
    <w:rsid w:val="0038104F"/>
    <w:rsid w:val="00382EFF"/>
    <w:rsid w:val="00384F32"/>
    <w:rsid w:val="00385A8C"/>
    <w:rsid w:val="00386970"/>
    <w:rsid w:val="003875E7"/>
    <w:rsid w:val="00393CE3"/>
    <w:rsid w:val="00394467"/>
    <w:rsid w:val="00394DBD"/>
    <w:rsid w:val="0039603A"/>
    <w:rsid w:val="00396F48"/>
    <w:rsid w:val="003A168B"/>
    <w:rsid w:val="003A2130"/>
    <w:rsid w:val="003A54EF"/>
    <w:rsid w:val="003B20FF"/>
    <w:rsid w:val="003B3E3F"/>
    <w:rsid w:val="003B4B48"/>
    <w:rsid w:val="003B6EBA"/>
    <w:rsid w:val="003C2E5F"/>
    <w:rsid w:val="003C4471"/>
    <w:rsid w:val="003C4725"/>
    <w:rsid w:val="003C49E7"/>
    <w:rsid w:val="003C6789"/>
    <w:rsid w:val="003C6956"/>
    <w:rsid w:val="003C72E3"/>
    <w:rsid w:val="003C797F"/>
    <w:rsid w:val="003C7AF5"/>
    <w:rsid w:val="003C7F7D"/>
    <w:rsid w:val="003D5B3C"/>
    <w:rsid w:val="003D6B06"/>
    <w:rsid w:val="003D75AB"/>
    <w:rsid w:val="003E0CA3"/>
    <w:rsid w:val="003E5E37"/>
    <w:rsid w:val="003F0A38"/>
    <w:rsid w:val="003F5690"/>
    <w:rsid w:val="003F6D93"/>
    <w:rsid w:val="00401DA2"/>
    <w:rsid w:val="004034E8"/>
    <w:rsid w:val="0040540A"/>
    <w:rsid w:val="004100FD"/>
    <w:rsid w:val="0041504B"/>
    <w:rsid w:val="00416BB2"/>
    <w:rsid w:val="0042244D"/>
    <w:rsid w:val="00426A49"/>
    <w:rsid w:val="0042751C"/>
    <w:rsid w:val="00435705"/>
    <w:rsid w:val="004446CB"/>
    <w:rsid w:val="00445617"/>
    <w:rsid w:val="004457D9"/>
    <w:rsid w:val="00446BD2"/>
    <w:rsid w:val="004471B9"/>
    <w:rsid w:val="0045036F"/>
    <w:rsid w:val="0045091D"/>
    <w:rsid w:val="004512FD"/>
    <w:rsid w:val="004514F6"/>
    <w:rsid w:val="004530B3"/>
    <w:rsid w:val="00461233"/>
    <w:rsid w:val="00463FC2"/>
    <w:rsid w:val="00464879"/>
    <w:rsid w:val="00466E0F"/>
    <w:rsid w:val="00474164"/>
    <w:rsid w:val="00475139"/>
    <w:rsid w:val="00476E8F"/>
    <w:rsid w:val="004815E8"/>
    <w:rsid w:val="00483936"/>
    <w:rsid w:val="0048614C"/>
    <w:rsid w:val="00487BF4"/>
    <w:rsid w:val="004917EF"/>
    <w:rsid w:val="0049190B"/>
    <w:rsid w:val="00493B3B"/>
    <w:rsid w:val="00493E8F"/>
    <w:rsid w:val="004941E1"/>
    <w:rsid w:val="004A2066"/>
    <w:rsid w:val="004A33F3"/>
    <w:rsid w:val="004A403C"/>
    <w:rsid w:val="004B7A25"/>
    <w:rsid w:val="004B7FFA"/>
    <w:rsid w:val="004C0CC2"/>
    <w:rsid w:val="004C1D13"/>
    <w:rsid w:val="004C75E4"/>
    <w:rsid w:val="004C7716"/>
    <w:rsid w:val="004C7D23"/>
    <w:rsid w:val="004D2F2C"/>
    <w:rsid w:val="004D34C3"/>
    <w:rsid w:val="004D59C6"/>
    <w:rsid w:val="004D6FE6"/>
    <w:rsid w:val="004E1967"/>
    <w:rsid w:val="004E30D1"/>
    <w:rsid w:val="004F04C4"/>
    <w:rsid w:val="004F0E91"/>
    <w:rsid w:val="004F1349"/>
    <w:rsid w:val="004F300C"/>
    <w:rsid w:val="004F5772"/>
    <w:rsid w:val="004F6D61"/>
    <w:rsid w:val="005030A2"/>
    <w:rsid w:val="005056D0"/>
    <w:rsid w:val="00505D7E"/>
    <w:rsid w:val="00505E82"/>
    <w:rsid w:val="0050617B"/>
    <w:rsid w:val="00506CCC"/>
    <w:rsid w:val="0051093F"/>
    <w:rsid w:val="00511064"/>
    <w:rsid w:val="0051490B"/>
    <w:rsid w:val="005174EA"/>
    <w:rsid w:val="00517B6A"/>
    <w:rsid w:val="0052071B"/>
    <w:rsid w:val="00520A63"/>
    <w:rsid w:val="005218AF"/>
    <w:rsid w:val="00526F29"/>
    <w:rsid w:val="00533A90"/>
    <w:rsid w:val="0053570B"/>
    <w:rsid w:val="00541A4B"/>
    <w:rsid w:val="00544DEC"/>
    <w:rsid w:val="00545AF9"/>
    <w:rsid w:val="00545B6A"/>
    <w:rsid w:val="00546FC7"/>
    <w:rsid w:val="00547A58"/>
    <w:rsid w:val="0055192E"/>
    <w:rsid w:val="00553623"/>
    <w:rsid w:val="00554C2D"/>
    <w:rsid w:val="0056162E"/>
    <w:rsid w:val="00561B0A"/>
    <w:rsid w:val="00562BEA"/>
    <w:rsid w:val="005648CD"/>
    <w:rsid w:val="00570737"/>
    <w:rsid w:val="00571257"/>
    <w:rsid w:val="00575991"/>
    <w:rsid w:val="00580645"/>
    <w:rsid w:val="00581389"/>
    <w:rsid w:val="00582584"/>
    <w:rsid w:val="005854C2"/>
    <w:rsid w:val="00586639"/>
    <w:rsid w:val="0059137A"/>
    <w:rsid w:val="00593084"/>
    <w:rsid w:val="005A74E1"/>
    <w:rsid w:val="005B02F1"/>
    <w:rsid w:val="005B0677"/>
    <w:rsid w:val="005B34BF"/>
    <w:rsid w:val="005B42FB"/>
    <w:rsid w:val="005B520B"/>
    <w:rsid w:val="005B541C"/>
    <w:rsid w:val="005B621B"/>
    <w:rsid w:val="005B64BC"/>
    <w:rsid w:val="005B6FF1"/>
    <w:rsid w:val="005C08A0"/>
    <w:rsid w:val="005C2C6B"/>
    <w:rsid w:val="005C303D"/>
    <w:rsid w:val="005C3AAD"/>
    <w:rsid w:val="005C4347"/>
    <w:rsid w:val="005C4A19"/>
    <w:rsid w:val="005C52FE"/>
    <w:rsid w:val="005C59F7"/>
    <w:rsid w:val="005C5D01"/>
    <w:rsid w:val="005C6166"/>
    <w:rsid w:val="005C778B"/>
    <w:rsid w:val="005D00E4"/>
    <w:rsid w:val="005D16C3"/>
    <w:rsid w:val="005D4A3E"/>
    <w:rsid w:val="005D6F3A"/>
    <w:rsid w:val="005D7065"/>
    <w:rsid w:val="005E02FE"/>
    <w:rsid w:val="005E429E"/>
    <w:rsid w:val="005E6C57"/>
    <w:rsid w:val="005F1107"/>
    <w:rsid w:val="005F275B"/>
    <w:rsid w:val="005F28A5"/>
    <w:rsid w:val="005F2B3D"/>
    <w:rsid w:val="005F47E2"/>
    <w:rsid w:val="005F7290"/>
    <w:rsid w:val="005F7400"/>
    <w:rsid w:val="005F76B2"/>
    <w:rsid w:val="006005E2"/>
    <w:rsid w:val="00606C26"/>
    <w:rsid w:val="0061088D"/>
    <w:rsid w:val="0061213F"/>
    <w:rsid w:val="00615766"/>
    <w:rsid w:val="00617EE1"/>
    <w:rsid w:val="00621996"/>
    <w:rsid w:val="00621FF6"/>
    <w:rsid w:val="00624D7B"/>
    <w:rsid w:val="00625EBE"/>
    <w:rsid w:val="00626C97"/>
    <w:rsid w:val="00630DD3"/>
    <w:rsid w:val="0063119E"/>
    <w:rsid w:val="00631403"/>
    <w:rsid w:val="00631A58"/>
    <w:rsid w:val="00633FE2"/>
    <w:rsid w:val="006347D1"/>
    <w:rsid w:val="0063675D"/>
    <w:rsid w:val="006427C3"/>
    <w:rsid w:val="006434E5"/>
    <w:rsid w:val="006464D9"/>
    <w:rsid w:val="0064677B"/>
    <w:rsid w:val="006517F2"/>
    <w:rsid w:val="0065283A"/>
    <w:rsid w:val="00654D81"/>
    <w:rsid w:val="00654F3D"/>
    <w:rsid w:val="00656345"/>
    <w:rsid w:val="00664164"/>
    <w:rsid w:val="0067076E"/>
    <w:rsid w:val="00670B91"/>
    <w:rsid w:val="00676C39"/>
    <w:rsid w:val="00676F5C"/>
    <w:rsid w:val="006770C0"/>
    <w:rsid w:val="0067760B"/>
    <w:rsid w:val="00677A8F"/>
    <w:rsid w:val="00680105"/>
    <w:rsid w:val="00681237"/>
    <w:rsid w:val="006836C1"/>
    <w:rsid w:val="006843DD"/>
    <w:rsid w:val="0068552F"/>
    <w:rsid w:val="00685824"/>
    <w:rsid w:val="00686557"/>
    <w:rsid w:val="0068779B"/>
    <w:rsid w:val="00691505"/>
    <w:rsid w:val="00691A3E"/>
    <w:rsid w:val="00691EA1"/>
    <w:rsid w:val="00692DCA"/>
    <w:rsid w:val="00692DE4"/>
    <w:rsid w:val="00694ABB"/>
    <w:rsid w:val="00696552"/>
    <w:rsid w:val="006967DE"/>
    <w:rsid w:val="006A1296"/>
    <w:rsid w:val="006A325C"/>
    <w:rsid w:val="006A3AE7"/>
    <w:rsid w:val="006A3D02"/>
    <w:rsid w:val="006A4968"/>
    <w:rsid w:val="006A4C98"/>
    <w:rsid w:val="006A7AC5"/>
    <w:rsid w:val="006A7CC3"/>
    <w:rsid w:val="006B2800"/>
    <w:rsid w:val="006B65ED"/>
    <w:rsid w:val="006C0063"/>
    <w:rsid w:val="006C0358"/>
    <w:rsid w:val="006C3D43"/>
    <w:rsid w:val="006C627D"/>
    <w:rsid w:val="006C6B35"/>
    <w:rsid w:val="006C6B7F"/>
    <w:rsid w:val="006C7F09"/>
    <w:rsid w:val="006D04DD"/>
    <w:rsid w:val="006D4E64"/>
    <w:rsid w:val="006D554D"/>
    <w:rsid w:val="006D5EB3"/>
    <w:rsid w:val="006E3C94"/>
    <w:rsid w:val="006E441A"/>
    <w:rsid w:val="006E51B9"/>
    <w:rsid w:val="006E6516"/>
    <w:rsid w:val="006F32BB"/>
    <w:rsid w:val="006F4C5B"/>
    <w:rsid w:val="006F5595"/>
    <w:rsid w:val="006F65EF"/>
    <w:rsid w:val="006F6ADC"/>
    <w:rsid w:val="00703780"/>
    <w:rsid w:val="007070A2"/>
    <w:rsid w:val="00710286"/>
    <w:rsid w:val="00710320"/>
    <w:rsid w:val="007135DB"/>
    <w:rsid w:val="007144CD"/>
    <w:rsid w:val="007170AA"/>
    <w:rsid w:val="007216F7"/>
    <w:rsid w:val="0072396D"/>
    <w:rsid w:val="00723A32"/>
    <w:rsid w:val="007262A1"/>
    <w:rsid w:val="007266B9"/>
    <w:rsid w:val="007270F9"/>
    <w:rsid w:val="00730E64"/>
    <w:rsid w:val="00736EB6"/>
    <w:rsid w:val="00737D83"/>
    <w:rsid w:val="00741F51"/>
    <w:rsid w:val="007421DA"/>
    <w:rsid w:val="00743036"/>
    <w:rsid w:val="00743185"/>
    <w:rsid w:val="0074397D"/>
    <w:rsid w:val="00745EB2"/>
    <w:rsid w:val="00755578"/>
    <w:rsid w:val="00756CB0"/>
    <w:rsid w:val="0075718C"/>
    <w:rsid w:val="0076115E"/>
    <w:rsid w:val="0076397A"/>
    <w:rsid w:val="007665EC"/>
    <w:rsid w:val="007711AD"/>
    <w:rsid w:val="0077129D"/>
    <w:rsid w:val="00771954"/>
    <w:rsid w:val="00773D67"/>
    <w:rsid w:val="00775604"/>
    <w:rsid w:val="007772EA"/>
    <w:rsid w:val="00780462"/>
    <w:rsid w:val="0078269D"/>
    <w:rsid w:val="00782A77"/>
    <w:rsid w:val="00782BD8"/>
    <w:rsid w:val="007849BC"/>
    <w:rsid w:val="00787800"/>
    <w:rsid w:val="00792096"/>
    <w:rsid w:val="0079260B"/>
    <w:rsid w:val="00793B6E"/>
    <w:rsid w:val="0079493D"/>
    <w:rsid w:val="0079526E"/>
    <w:rsid w:val="007954C8"/>
    <w:rsid w:val="00796BCF"/>
    <w:rsid w:val="007979EB"/>
    <w:rsid w:val="007A04A7"/>
    <w:rsid w:val="007A1DF1"/>
    <w:rsid w:val="007A2D48"/>
    <w:rsid w:val="007A2D98"/>
    <w:rsid w:val="007A3913"/>
    <w:rsid w:val="007B0F2D"/>
    <w:rsid w:val="007B421B"/>
    <w:rsid w:val="007B5470"/>
    <w:rsid w:val="007C0BC2"/>
    <w:rsid w:val="007C1431"/>
    <w:rsid w:val="007C1FE4"/>
    <w:rsid w:val="007D279F"/>
    <w:rsid w:val="007D52B1"/>
    <w:rsid w:val="007D60B4"/>
    <w:rsid w:val="007D6C0D"/>
    <w:rsid w:val="007E055E"/>
    <w:rsid w:val="007E06AC"/>
    <w:rsid w:val="007E0911"/>
    <w:rsid w:val="007E1728"/>
    <w:rsid w:val="007E5D75"/>
    <w:rsid w:val="007E6D7F"/>
    <w:rsid w:val="007E6E9B"/>
    <w:rsid w:val="007F2A00"/>
    <w:rsid w:val="007F4943"/>
    <w:rsid w:val="007F53B9"/>
    <w:rsid w:val="007F60EE"/>
    <w:rsid w:val="007F6B67"/>
    <w:rsid w:val="007F7827"/>
    <w:rsid w:val="00803B23"/>
    <w:rsid w:val="008058A7"/>
    <w:rsid w:val="008107C1"/>
    <w:rsid w:val="0081168F"/>
    <w:rsid w:val="00817148"/>
    <w:rsid w:val="00817B0C"/>
    <w:rsid w:val="008209D7"/>
    <w:rsid w:val="00822600"/>
    <w:rsid w:val="00824C9C"/>
    <w:rsid w:val="00825CF8"/>
    <w:rsid w:val="0083159C"/>
    <w:rsid w:val="008335B7"/>
    <w:rsid w:val="00836F50"/>
    <w:rsid w:val="00837FCF"/>
    <w:rsid w:val="00842C19"/>
    <w:rsid w:val="00845A39"/>
    <w:rsid w:val="00850830"/>
    <w:rsid w:val="00852909"/>
    <w:rsid w:val="00852D94"/>
    <w:rsid w:val="00856209"/>
    <w:rsid w:val="00857584"/>
    <w:rsid w:val="008575DD"/>
    <w:rsid w:val="00857AC6"/>
    <w:rsid w:val="008620B6"/>
    <w:rsid w:val="00862E66"/>
    <w:rsid w:val="008655DF"/>
    <w:rsid w:val="008661DD"/>
    <w:rsid w:val="0086629D"/>
    <w:rsid w:val="0086767C"/>
    <w:rsid w:val="008723B9"/>
    <w:rsid w:val="00873F67"/>
    <w:rsid w:val="008744F6"/>
    <w:rsid w:val="0087637C"/>
    <w:rsid w:val="00876EBD"/>
    <w:rsid w:val="00883824"/>
    <w:rsid w:val="0088410B"/>
    <w:rsid w:val="00884C8E"/>
    <w:rsid w:val="00885A3A"/>
    <w:rsid w:val="00887C18"/>
    <w:rsid w:val="00887CD1"/>
    <w:rsid w:val="00891F32"/>
    <w:rsid w:val="00893EB3"/>
    <w:rsid w:val="0089623B"/>
    <w:rsid w:val="00897CA0"/>
    <w:rsid w:val="008A0706"/>
    <w:rsid w:val="008A4C74"/>
    <w:rsid w:val="008A5A07"/>
    <w:rsid w:val="008A62B1"/>
    <w:rsid w:val="008A75B0"/>
    <w:rsid w:val="008B05BE"/>
    <w:rsid w:val="008B4B2D"/>
    <w:rsid w:val="008B50E0"/>
    <w:rsid w:val="008B52FD"/>
    <w:rsid w:val="008C11E0"/>
    <w:rsid w:val="008C1D38"/>
    <w:rsid w:val="008C422C"/>
    <w:rsid w:val="008C6CAF"/>
    <w:rsid w:val="008D243A"/>
    <w:rsid w:val="008D391F"/>
    <w:rsid w:val="008D47D1"/>
    <w:rsid w:val="008D4B28"/>
    <w:rsid w:val="008E755E"/>
    <w:rsid w:val="008F0095"/>
    <w:rsid w:val="008F00D6"/>
    <w:rsid w:val="008F66B4"/>
    <w:rsid w:val="009055D6"/>
    <w:rsid w:val="00906B41"/>
    <w:rsid w:val="00907036"/>
    <w:rsid w:val="00907F2E"/>
    <w:rsid w:val="00910E4F"/>
    <w:rsid w:val="00914FB9"/>
    <w:rsid w:val="00923F89"/>
    <w:rsid w:val="00923FFE"/>
    <w:rsid w:val="0092641A"/>
    <w:rsid w:val="00926FC3"/>
    <w:rsid w:val="00927160"/>
    <w:rsid w:val="00932727"/>
    <w:rsid w:val="00934649"/>
    <w:rsid w:val="009346D1"/>
    <w:rsid w:val="009363B0"/>
    <w:rsid w:val="009369E6"/>
    <w:rsid w:val="00942454"/>
    <w:rsid w:val="00944003"/>
    <w:rsid w:val="00944E59"/>
    <w:rsid w:val="00944F32"/>
    <w:rsid w:val="00947672"/>
    <w:rsid w:val="00950A76"/>
    <w:rsid w:val="0096396F"/>
    <w:rsid w:val="009646A6"/>
    <w:rsid w:val="00965FB2"/>
    <w:rsid w:val="0096666C"/>
    <w:rsid w:val="00966970"/>
    <w:rsid w:val="009678F6"/>
    <w:rsid w:val="009730F9"/>
    <w:rsid w:val="009737B9"/>
    <w:rsid w:val="009739F9"/>
    <w:rsid w:val="009748A3"/>
    <w:rsid w:val="009763DD"/>
    <w:rsid w:val="00983770"/>
    <w:rsid w:val="00983F82"/>
    <w:rsid w:val="00990411"/>
    <w:rsid w:val="00994B78"/>
    <w:rsid w:val="009954D5"/>
    <w:rsid w:val="009A503A"/>
    <w:rsid w:val="009A5860"/>
    <w:rsid w:val="009A6D60"/>
    <w:rsid w:val="009A7756"/>
    <w:rsid w:val="009B2F1B"/>
    <w:rsid w:val="009B478D"/>
    <w:rsid w:val="009B705E"/>
    <w:rsid w:val="009B72FB"/>
    <w:rsid w:val="009B7B03"/>
    <w:rsid w:val="009C1A52"/>
    <w:rsid w:val="009C35A2"/>
    <w:rsid w:val="009C3C82"/>
    <w:rsid w:val="009C52F3"/>
    <w:rsid w:val="009D109C"/>
    <w:rsid w:val="009D2D7A"/>
    <w:rsid w:val="009D34CD"/>
    <w:rsid w:val="009D4D6A"/>
    <w:rsid w:val="009E2B6C"/>
    <w:rsid w:val="009E4814"/>
    <w:rsid w:val="009E4B8D"/>
    <w:rsid w:val="009E539F"/>
    <w:rsid w:val="009E67EA"/>
    <w:rsid w:val="009E7895"/>
    <w:rsid w:val="009F2376"/>
    <w:rsid w:val="009F4BD1"/>
    <w:rsid w:val="009F617F"/>
    <w:rsid w:val="009F7697"/>
    <w:rsid w:val="009F7CD8"/>
    <w:rsid w:val="00A0106B"/>
    <w:rsid w:val="00A03927"/>
    <w:rsid w:val="00A05DC4"/>
    <w:rsid w:val="00A069B3"/>
    <w:rsid w:val="00A20433"/>
    <w:rsid w:val="00A20AAF"/>
    <w:rsid w:val="00A24B9E"/>
    <w:rsid w:val="00A26EC0"/>
    <w:rsid w:val="00A31AA4"/>
    <w:rsid w:val="00A33E2F"/>
    <w:rsid w:val="00A34876"/>
    <w:rsid w:val="00A34D79"/>
    <w:rsid w:val="00A35B4A"/>
    <w:rsid w:val="00A36203"/>
    <w:rsid w:val="00A37C53"/>
    <w:rsid w:val="00A37E22"/>
    <w:rsid w:val="00A41AA4"/>
    <w:rsid w:val="00A423C6"/>
    <w:rsid w:val="00A4728D"/>
    <w:rsid w:val="00A51B6F"/>
    <w:rsid w:val="00A52820"/>
    <w:rsid w:val="00A52F7B"/>
    <w:rsid w:val="00A54485"/>
    <w:rsid w:val="00A5516B"/>
    <w:rsid w:val="00A55B47"/>
    <w:rsid w:val="00A5711A"/>
    <w:rsid w:val="00A57275"/>
    <w:rsid w:val="00A65993"/>
    <w:rsid w:val="00A66E89"/>
    <w:rsid w:val="00A677AB"/>
    <w:rsid w:val="00A67B8A"/>
    <w:rsid w:val="00A70DBB"/>
    <w:rsid w:val="00A81E59"/>
    <w:rsid w:val="00A83910"/>
    <w:rsid w:val="00A83DCB"/>
    <w:rsid w:val="00A86F2B"/>
    <w:rsid w:val="00A87A98"/>
    <w:rsid w:val="00A901B0"/>
    <w:rsid w:val="00A91840"/>
    <w:rsid w:val="00A91EDF"/>
    <w:rsid w:val="00A92C5C"/>
    <w:rsid w:val="00A92D2D"/>
    <w:rsid w:val="00A92EF0"/>
    <w:rsid w:val="00A92FA9"/>
    <w:rsid w:val="00A93A9B"/>
    <w:rsid w:val="00A9487A"/>
    <w:rsid w:val="00A96AD4"/>
    <w:rsid w:val="00A97F0A"/>
    <w:rsid w:val="00AA0C54"/>
    <w:rsid w:val="00AA0F84"/>
    <w:rsid w:val="00AA1861"/>
    <w:rsid w:val="00AA4FB0"/>
    <w:rsid w:val="00AA676C"/>
    <w:rsid w:val="00AA7048"/>
    <w:rsid w:val="00AA7D3E"/>
    <w:rsid w:val="00AB0E93"/>
    <w:rsid w:val="00AB41DF"/>
    <w:rsid w:val="00AB688A"/>
    <w:rsid w:val="00AC0544"/>
    <w:rsid w:val="00AC0EDA"/>
    <w:rsid w:val="00AC4BE8"/>
    <w:rsid w:val="00AC6849"/>
    <w:rsid w:val="00AC7CC6"/>
    <w:rsid w:val="00AD1C35"/>
    <w:rsid w:val="00AD4042"/>
    <w:rsid w:val="00AE527D"/>
    <w:rsid w:val="00AE6485"/>
    <w:rsid w:val="00AF0B9D"/>
    <w:rsid w:val="00AF125E"/>
    <w:rsid w:val="00AF1B7D"/>
    <w:rsid w:val="00AF3BC3"/>
    <w:rsid w:val="00AF5317"/>
    <w:rsid w:val="00AF5FB4"/>
    <w:rsid w:val="00B037C5"/>
    <w:rsid w:val="00B05996"/>
    <w:rsid w:val="00B0774B"/>
    <w:rsid w:val="00B157CC"/>
    <w:rsid w:val="00B24F2F"/>
    <w:rsid w:val="00B3108E"/>
    <w:rsid w:val="00B31707"/>
    <w:rsid w:val="00B32F5B"/>
    <w:rsid w:val="00B33757"/>
    <w:rsid w:val="00B37E87"/>
    <w:rsid w:val="00B41839"/>
    <w:rsid w:val="00B46492"/>
    <w:rsid w:val="00B47BC4"/>
    <w:rsid w:val="00B5125E"/>
    <w:rsid w:val="00B53C37"/>
    <w:rsid w:val="00B55999"/>
    <w:rsid w:val="00B56F11"/>
    <w:rsid w:val="00B61C12"/>
    <w:rsid w:val="00B624B2"/>
    <w:rsid w:val="00B64708"/>
    <w:rsid w:val="00B71FB8"/>
    <w:rsid w:val="00B74817"/>
    <w:rsid w:val="00B8136F"/>
    <w:rsid w:val="00B84EB3"/>
    <w:rsid w:val="00BA0E29"/>
    <w:rsid w:val="00BA130F"/>
    <w:rsid w:val="00BA47CF"/>
    <w:rsid w:val="00BA4F71"/>
    <w:rsid w:val="00BA59C7"/>
    <w:rsid w:val="00BB2574"/>
    <w:rsid w:val="00BB4B83"/>
    <w:rsid w:val="00BB7670"/>
    <w:rsid w:val="00BC35E4"/>
    <w:rsid w:val="00BC3D3D"/>
    <w:rsid w:val="00BC4A61"/>
    <w:rsid w:val="00BC5273"/>
    <w:rsid w:val="00BC6A36"/>
    <w:rsid w:val="00BD5946"/>
    <w:rsid w:val="00BD7456"/>
    <w:rsid w:val="00BD766D"/>
    <w:rsid w:val="00BD76AE"/>
    <w:rsid w:val="00BE1434"/>
    <w:rsid w:val="00BE4BD7"/>
    <w:rsid w:val="00BE545A"/>
    <w:rsid w:val="00BE698B"/>
    <w:rsid w:val="00BE794E"/>
    <w:rsid w:val="00BF0BAE"/>
    <w:rsid w:val="00BF14EC"/>
    <w:rsid w:val="00BF47E9"/>
    <w:rsid w:val="00C047C9"/>
    <w:rsid w:val="00C050DD"/>
    <w:rsid w:val="00C07218"/>
    <w:rsid w:val="00C13F5A"/>
    <w:rsid w:val="00C156EE"/>
    <w:rsid w:val="00C15861"/>
    <w:rsid w:val="00C1722A"/>
    <w:rsid w:val="00C20D71"/>
    <w:rsid w:val="00C21270"/>
    <w:rsid w:val="00C23C82"/>
    <w:rsid w:val="00C2584F"/>
    <w:rsid w:val="00C268CA"/>
    <w:rsid w:val="00C30A3B"/>
    <w:rsid w:val="00C30D87"/>
    <w:rsid w:val="00C30F0A"/>
    <w:rsid w:val="00C31DC0"/>
    <w:rsid w:val="00C3655F"/>
    <w:rsid w:val="00C43831"/>
    <w:rsid w:val="00C44644"/>
    <w:rsid w:val="00C45CC4"/>
    <w:rsid w:val="00C563F1"/>
    <w:rsid w:val="00C565CF"/>
    <w:rsid w:val="00C625C8"/>
    <w:rsid w:val="00C660A8"/>
    <w:rsid w:val="00C71B6F"/>
    <w:rsid w:val="00C7621D"/>
    <w:rsid w:val="00C76920"/>
    <w:rsid w:val="00C76BCD"/>
    <w:rsid w:val="00C77A3D"/>
    <w:rsid w:val="00C81B7A"/>
    <w:rsid w:val="00C8502F"/>
    <w:rsid w:val="00C8743B"/>
    <w:rsid w:val="00C90766"/>
    <w:rsid w:val="00C90951"/>
    <w:rsid w:val="00C9133C"/>
    <w:rsid w:val="00C947D4"/>
    <w:rsid w:val="00C950FB"/>
    <w:rsid w:val="00C959EC"/>
    <w:rsid w:val="00CA10D4"/>
    <w:rsid w:val="00CA1D47"/>
    <w:rsid w:val="00CA29F2"/>
    <w:rsid w:val="00CA575A"/>
    <w:rsid w:val="00CA5802"/>
    <w:rsid w:val="00CA5D89"/>
    <w:rsid w:val="00CA6F38"/>
    <w:rsid w:val="00CA70C1"/>
    <w:rsid w:val="00CB0A0A"/>
    <w:rsid w:val="00CB2BA9"/>
    <w:rsid w:val="00CB6557"/>
    <w:rsid w:val="00CB6BD8"/>
    <w:rsid w:val="00CB70B0"/>
    <w:rsid w:val="00CB79B3"/>
    <w:rsid w:val="00CC1E4E"/>
    <w:rsid w:val="00CC3DB6"/>
    <w:rsid w:val="00CC57A9"/>
    <w:rsid w:val="00CC72B7"/>
    <w:rsid w:val="00CD4766"/>
    <w:rsid w:val="00CE0502"/>
    <w:rsid w:val="00CE1285"/>
    <w:rsid w:val="00CE1DDC"/>
    <w:rsid w:val="00CE4BB9"/>
    <w:rsid w:val="00CE4E79"/>
    <w:rsid w:val="00CE54AF"/>
    <w:rsid w:val="00CF31D2"/>
    <w:rsid w:val="00CF377D"/>
    <w:rsid w:val="00CF45E1"/>
    <w:rsid w:val="00CF5614"/>
    <w:rsid w:val="00CF6B47"/>
    <w:rsid w:val="00CF7299"/>
    <w:rsid w:val="00D00E92"/>
    <w:rsid w:val="00D04604"/>
    <w:rsid w:val="00D05296"/>
    <w:rsid w:val="00D10B5D"/>
    <w:rsid w:val="00D16E75"/>
    <w:rsid w:val="00D2117B"/>
    <w:rsid w:val="00D21BBD"/>
    <w:rsid w:val="00D22DC0"/>
    <w:rsid w:val="00D2455B"/>
    <w:rsid w:val="00D268FA"/>
    <w:rsid w:val="00D271E8"/>
    <w:rsid w:val="00D278C1"/>
    <w:rsid w:val="00D35CE1"/>
    <w:rsid w:val="00D431B8"/>
    <w:rsid w:val="00D443BB"/>
    <w:rsid w:val="00D45066"/>
    <w:rsid w:val="00D451B0"/>
    <w:rsid w:val="00D4580E"/>
    <w:rsid w:val="00D47499"/>
    <w:rsid w:val="00D478F4"/>
    <w:rsid w:val="00D5079C"/>
    <w:rsid w:val="00D51C53"/>
    <w:rsid w:val="00D5711A"/>
    <w:rsid w:val="00D6152F"/>
    <w:rsid w:val="00D62717"/>
    <w:rsid w:val="00D70C36"/>
    <w:rsid w:val="00D72836"/>
    <w:rsid w:val="00D73FC2"/>
    <w:rsid w:val="00D7543A"/>
    <w:rsid w:val="00D75E1F"/>
    <w:rsid w:val="00D77A3C"/>
    <w:rsid w:val="00D81F4C"/>
    <w:rsid w:val="00D87C3B"/>
    <w:rsid w:val="00D906C5"/>
    <w:rsid w:val="00D9473C"/>
    <w:rsid w:val="00D94A9B"/>
    <w:rsid w:val="00D951E0"/>
    <w:rsid w:val="00D9731A"/>
    <w:rsid w:val="00DA34CE"/>
    <w:rsid w:val="00DA3724"/>
    <w:rsid w:val="00DA5469"/>
    <w:rsid w:val="00DA5755"/>
    <w:rsid w:val="00DB3404"/>
    <w:rsid w:val="00DB3674"/>
    <w:rsid w:val="00DB4DD1"/>
    <w:rsid w:val="00DB5684"/>
    <w:rsid w:val="00DB66B8"/>
    <w:rsid w:val="00DC0308"/>
    <w:rsid w:val="00DC0671"/>
    <w:rsid w:val="00DC0800"/>
    <w:rsid w:val="00DC1D0B"/>
    <w:rsid w:val="00DC288A"/>
    <w:rsid w:val="00DC54F8"/>
    <w:rsid w:val="00DC79DF"/>
    <w:rsid w:val="00DD0133"/>
    <w:rsid w:val="00DD1783"/>
    <w:rsid w:val="00DD1A70"/>
    <w:rsid w:val="00DD1F4B"/>
    <w:rsid w:val="00DD5581"/>
    <w:rsid w:val="00DE0625"/>
    <w:rsid w:val="00DE205B"/>
    <w:rsid w:val="00DE22C2"/>
    <w:rsid w:val="00DE4F9A"/>
    <w:rsid w:val="00DE6446"/>
    <w:rsid w:val="00DF02EB"/>
    <w:rsid w:val="00DF2A78"/>
    <w:rsid w:val="00DF4FAE"/>
    <w:rsid w:val="00DF6735"/>
    <w:rsid w:val="00DF6AE0"/>
    <w:rsid w:val="00E0285B"/>
    <w:rsid w:val="00E03475"/>
    <w:rsid w:val="00E05505"/>
    <w:rsid w:val="00E074E9"/>
    <w:rsid w:val="00E07831"/>
    <w:rsid w:val="00E15E29"/>
    <w:rsid w:val="00E15ED4"/>
    <w:rsid w:val="00E205F9"/>
    <w:rsid w:val="00E25693"/>
    <w:rsid w:val="00E26859"/>
    <w:rsid w:val="00E3000D"/>
    <w:rsid w:val="00E3005A"/>
    <w:rsid w:val="00E305D2"/>
    <w:rsid w:val="00E35459"/>
    <w:rsid w:val="00E375A9"/>
    <w:rsid w:val="00E40518"/>
    <w:rsid w:val="00E40689"/>
    <w:rsid w:val="00E412CE"/>
    <w:rsid w:val="00E41302"/>
    <w:rsid w:val="00E420A1"/>
    <w:rsid w:val="00E44DFF"/>
    <w:rsid w:val="00E51C7D"/>
    <w:rsid w:val="00E51EB2"/>
    <w:rsid w:val="00E539E7"/>
    <w:rsid w:val="00E53A90"/>
    <w:rsid w:val="00E53BFC"/>
    <w:rsid w:val="00E5478E"/>
    <w:rsid w:val="00E55E33"/>
    <w:rsid w:val="00E566D0"/>
    <w:rsid w:val="00E57155"/>
    <w:rsid w:val="00E61464"/>
    <w:rsid w:val="00E6253C"/>
    <w:rsid w:val="00E62FE9"/>
    <w:rsid w:val="00E63A18"/>
    <w:rsid w:val="00E64299"/>
    <w:rsid w:val="00E64E67"/>
    <w:rsid w:val="00E67A87"/>
    <w:rsid w:val="00E67E9E"/>
    <w:rsid w:val="00E72C8B"/>
    <w:rsid w:val="00E73148"/>
    <w:rsid w:val="00E75321"/>
    <w:rsid w:val="00E83931"/>
    <w:rsid w:val="00E858AD"/>
    <w:rsid w:val="00E87C80"/>
    <w:rsid w:val="00E92938"/>
    <w:rsid w:val="00EA1058"/>
    <w:rsid w:val="00EA4804"/>
    <w:rsid w:val="00EA570E"/>
    <w:rsid w:val="00EA6AB3"/>
    <w:rsid w:val="00EA76C9"/>
    <w:rsid w:val="00EA7CAA"/>
    <w:rsid w:val="00EB0C2F"/>
    <w:rsid w:val="00EB1B01"/>
    <w:rsid w:val="00EB238A"/>
    <w:rsid w:val="00EB3D48"/>
    <w:rsid w:val="00EB3FAC"/>
    <w:rsid w:val="00EB4063"/>
    <w:rsid w:val="00EB4BDE"/>
    <w:rsid w:val="00EB5B23"/>
    <w:rsid w:val="00EB5DBB"/>
    <w:rsid w:val="00EB7F2C"/>
    <w:rsid w:val="00EC065B"/>
    <w:rsid w:val="00EC6AB5"/>
    <w:rsid w:val="00ED1683"/>
    <w:rsid w:val="00ED2D13"/>
    <w:rsid w:val="00ED50AC"/>
    <w:rsid w:val="00ED55B0"/>
    <w:rsid w:val="00ED7C1B"/>
    <w:rsid w:val="00EE0CC5"/>
    <w:rsid w:val="00EE2D09"/>
    <w:rsid w:val="00EE3653"/>
    <w:rsid w:val="00EE56A9"/>
    <w:rsid w:val="00EE5FBE"/>
    <w:rsid w:val="00EE72A0"/>
    <w:rsid w:val="00EE7C2C"/>
    <w:rsid w:val="00EF13BB"/>
    <w:rsid w:val="00EF420B"/>
    <w:rsid w:val="00EF46D4"/>
    <w:rsid w:val="00EF5D8C"/>
    <w:rsid w:val="00F01453"/>
    <w:rsid w:val="00F02282"/>
    <w:rsid w:val="00F02370"/>
    <w:rsid w:val="00F029BA"/>
    <w:rsid w:val="00F0651A"/>
    <w:rsid w:val="00F07A09"/>
    <w:rsid w:val="00F113AD"/>
    <w:rsid w:val="00F152AF"/>
    <w:rsid w:val="00F206CE"/>
    <w:rsid w:val="00F26A25"/>
    <w:rsid w:val="00F30353"/>
    <w:rsid w:val="00F3227C"/>
    <w:rsid w:val="00F33C0F"/>
    <w:rsid w:val="00F34C7B"/>
    <w:rsid w:val="00F35A90"/>
    <w:rsid w:val="00F35FC6"/>
    <w:rsid w:val="00F37260"/>
    <w:rsid w:val="00F40843"/>
    <w:rsid w:val="00F41B8C"/>
    <w:rsid w:val="00F41FCC"/>
    <w:rsid w:val="00F44013"/>
    <w:rsid w:val="00F46723"/>
    <w:rsid w:val="00F536F9"/>
    <w:rsid w:val="00F54D7C"/>
    <w:rsid w:val="00F56069"/>
    <w:rsid w:val="00F57004"/>
    <w:rsid w:val="00F6062E"/>
    <w:rsid w:val="00F60DFB"/>
    <w:rsid w:val="00F63B47"/>
    <w:rsid w:val="00F641F8"/>
    <w:rsid w:val="00F671E0"/>
    <w:rsid w:val="00F707B1"/>
    <w:rsid w:val="00F74B14"/>
    <w:rsid w:val="00F76810"/>
    <w:rsid w:val="00F77A34"/>
    <w:rsid w:val="00F9320C"/>
    <w:rsid w:val="00F9377B"/>
    <w:rsid w:val="00F947EF"/>
    <w:rsid w:val="00F95DBA"/>
    <w:rsid w:val="00F9613E"/>
    <w:rsid w:val="00F96A83"/>
    <w:rsid w:val="00F97346"/>
    <w:rsid w:val="00FA0C6C"/>
    <w:rsid w:val="00FA231A"/>
    <w:rsid w:val="00FA5DF4"/>
    <w:rsid w:val="00FA62ED"/>
    <w:rsid w:val="00FB0A38"/>
    <w:rsid w:val="00FB174A"/>
    <w:rsid w:val="00FB24C6"/>
    <w:rsid w:val="00FB35AC"/>
    <w:rsid w:val="00FB3950"/>
    <w:rsid w:val="00FC411B"/>
    <w:rsid w:val="00FC4A7E"/>
    <w:rsid w:val="00FC5A2F"/>
    <w:rsid w:val="00FC66F0"/>
    <w:rsid w:val="00FD2147"/>
    <w:rsid w:val="00FD541B"/>
    <w:rsid w:val="00FD7386"/>
    <w:rsid w:val="00FF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0B8FE"/>
  <w15:chartTrackingRefBased/>
  <w15:docId w15:val="{319D1972-CE74-4712-8EDD-05FFD0C1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val="nb-NO" w:eastAsia="nb-NO"/>
    </w:rPr>
  </w:style>
  <w:style w:type="paragraph" w:styleId="Heading1">
    <w:name w:val="heading 1"/>
    <w:basedOn w:val="Normal"/>
    <w:next w:val="Normal"/>
    <w:link w:val="Heading1Char"/>
    <w:qFormat/>
    <w:pPr>
      <w:keepNext/>
      <w:overflowPunct w:val="0"/>
      <w:autoSpaceDE w:val="0"/>
      <w:autoSpaceDN w:val="0"/>
      <w:adjustRightInd w:val="0"/>
      <w:jc w:val="both"/>
      <w:textAlignment w:val="baseline"/>
      <w:outlineLvl w:val="0"/>
    </w:pPr>
    <w:rPr>
      <w:rFonts w:cs="Arial"/>
      <w:b/>
      <w:bCs/>
      <w:sz w:val="20"/>
      <w:szCs w:val="20"/>
      <w:lang w:val="en-US" w:eastAsia="en-US"/>
    </w:rPr>
  </w:style>
  <w:style w:type="paragraph" w:styleId="Heading2">
    <w:name w:val="heading 2"/>
    <w:basedOn w:val="Normal"/>
    <w:next w:val="Normal"/>
    <w:qFormat/>
    <w:pPr>
      <w:overflowPunct w:val="0"/>
      <w:autoSpaceDE w:val="0"/>
      <w:autoSpaceDN w:val="0"/>
      <w:adjustRightInd w:val="0"/>
      <w:spacing w:before="120"/>
      <w:textAlignment w:val="baseline"/>
      <w:outlineLvl w:val="1"/>
    </w:pPr>
    <w:rPr>
      <w:rFonts w:ascii="Univers" w:hAnsi="Univers" w:cs="Univers"/>
      <w:b/>
      <w:bCs/>
      <w:lang w:val="en-GB" w:eastAsia="en-US"/>
    </w:rPr>
  </w:style>
  <w:style w:type="paragraph" w:styleId="Heading3">
    <w:name w:val="heading 3"/>
    <w:basedOn w:val="Normal"/>
    <w:next w:val="NormalIndent"/>
    <w:link w:val="Heading3Char"/>
    <w:qFormat/>
    <w:pPr>
      <w:overflowPunct w:val="0"/>
      <w:autoSpaceDE w:val="0"/>
      <w:autoSpaceDN w:val="0"/>
      <w:adjustRightInd w:val="0"/>
      <w:ind w:left="652"/>
      <w:textAlignment w:val="baseline"/>
      <w:outlineLvl w:val="2"/>
    </w:pPr>
    <w:rPr>
      <w:rFonts w:ascii="CG Times" w:hAnsi="CG Times" w:cs="CG Times"/>
      <w:b/>
      <w:bCs/>
      <w:lang w:val="en-GB" w:eastAsia="en-US"/>
    </w:rPr>
  </w:style>
  <w:style w:type="paragraph" w:styleId="Heading4">
    <w:name w:val="heading 4"/>
    <w:basedOn w:val="Normal"/>
    <w:next w:val="Normal"/>
    <w:link w:val="Heading4Char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3"/>
    </w:pPr>
    <w:rPr>
      <w:rFonts w:cs="Arial"/>
      <w:b/>
      <w:bCs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tabs>
        <w:tab w:val="left" w:pos="284"/>
        <w:tab w:val="left" w:pos="567"/>
        <w:tab w:val="left" w:pos="8080"/>
        <w:tab w:val="left" w:pos="8647"/>
      </w:tabs>
      <w:overflowPunct w:val="0"/>
      <w:autoSpaceDE w:val="0"/>
      <w:autoSpaceDN w:val="0"/>
      <w:adjustRightInd w:val="0"/>
      <w:ind w:right="-285"/>
      <w:textAlignment w:val="baseline"/>
      <w:outlineLvl w:val="4"/>
    </w:pPr>
    <w:rPr>
      <w:rFonts w:cs="Arial"/>
      <w:b/>
      <w:bCs/>
      <w:lang w:val="de-DE" w:eastAsia="en-US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tabs>
        <w:tab w:val="clear" w:pos="360"/>
        <w:tab w:val="left" w:pos="142"/>
        <w:tab w:val="left" w:pos="568"/>
        <w:tab w:val="left" w:pos="720"/>
        <w:tab w:val="left" w:pos="8789"/>
        <w:tab w:val="left" w:pos="9498"/>
      </w:tabs>
      <w:overflowPunct w:val="0"/>
      <w:autoSpaceDE w:val="0"/>
      <w:autoSpaceDN w:val="0"/>
      <w:adjustRightInd w:val="0"/>
      <w:ind w:left="570" w:right="-285" w:hanging="720"/>
      <w:textAlignment w:val="baseline"/>
      <w:outlineLvl w:val="5"/>
    </w:pPr>
    <w:rPr>
      <w:rFonts w:cs="Arial"/>
      <w:b/>
      <w:bCs/>
      <w:lang w:val="de-DE" w:eastAsia="en-US"/>
    </w:rPr>
  </w:style>
  <w:style w:type="paragraph" w:styleId="Heading7">
    <w:name w:val="heading 7"/>
    <w:basedOn w:val="Normal"/>
    <w:next w:val="Normal"/>
    <w:qFormat/>
    <w:pPr>
      <w:keepNext/>
      <w:numPr>
        <w:numId w:val="2"/>
      </w:numPr>
      <w:tabs>
        <w:tab w:val="left" w:pos="570"/>
        <w:tab w:val="left" w:pos="8080"/>
        <w:tab w:val="left" w:pos="8647"/>
      </w:tabs>
      <w:overflowPunct w:val="0"/>
      <w:autoSpaceDE w:val="0"/>
      <w:autoSpaceDN w:val="0"/>
      <w:adjustRightInd w:val="0"/>
      <w:ind w:right="-285"/>
      <w:textAlignment w:val="baseline"/>
      <w:outlineLvl w:val="6"/>
    </w:pPr>
    <w:rPr>
      <w:rFonts w:cs="Arial"/>
      <w:b/>
      <w:bCs/>
      <w:lang w:val="de-DE" w:eastAsia="en-US"/>
    </w:rPr>
  </w:style>
  <w:style w:type="paragraph" w:styleId="Heading8">
    <w:name w:val="heading 8"/>
    <w:basedOn w:val="Normal"/>
    <w:next w:val="Normal"/>
    <w:link w:val="Heading8Char"/>
    <w:qFormat/>
    <w:pPr>
      <w:keepNext/>
      <w:overflowPunct w:val="0"/>
      <w:autoSpaceDE w:val="0"/>
      <w:autoSpaceDN w:val="0"/>
      <w:adjustRightInd w:val="0"/>
      <w:ind w:left="-142"/>
      <w:textAlignment w:val="baseline"/>
      <w:outlineLvl w:val="7"/>
    </w:pPr>
    <w:rPr>
      <w:rFonts w:cs="Arial"/>
      <w:b/>
      <w:bCs/>
      <w:lang w:val="en-GB" w:eastAsia="en-US"/>
    </w:rPr>
  </w:style>
  <w:style w:type="paragraph" w:styleId="Heading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ind w:right="-199"/>
      <w:textAlignment w:val="baseline"/>
      <w:outlineLvl w:val="8"/>
    </w:pPr>
    <w:rPr>
      <w:rFonts w:cs="Arial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overflowPunct w:val="0"/>
      <w:autoSpaceDE w:val="0"/>
      <w:autoSpaceDN w:val="0"/>
      <w:adjustRightInd w:val="0"/>
      <w:ind w:left="1304"/>
      <w:textAlignment w:val="baseline"/>
    </w:pPr>
    <w:rPr>
      <w:lang w:val="en-GB" w:eastAsia="en-US"/>
    </w:rPr>
  </w:style>
  <w:style w:type="paragraph" w:styleId="EndnoteText">
    <w:name w:val="endnote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rFonts w:cs="Arial"/>
      <w:sz w:val="20"/>
      <w:szCs w:val="20"/>
      <w:lang w:val="de-D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x-none" w:eastAsia="en-US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986"/>
        <w:tab w:val="right" w:pos="9972"/>
      </w:tabs>
      <w:overflowPunct w:val="0"/>
      <w:autoSpaceDE w:val="0"/>
      <w:autoSpaceDN w:val="0"/>
      <w:adjustRightInd w:val="0"/>
      <w:textAlignment w:val="baseline"/>
    </w:pPr>
    <w:rPr>
      <w:rFonts w:cs="Arial"/>
      <w:sz w:val="20"/>
      <w:szCs w:val="20"/>
      <w:lang w:val="de-DE" w:eastAsia="en-US"/>
    </w:rPr>
  </w:style>
  <w:style w:type="paragraph" w:styleId="ListNumber">
    <w:name w:val="List Number"/>
    <w:basedOn w:val="Normal"/>
    <w:pPr>
      <w:tabs>
        <w:tab w:val="left" w:pos="360"/>
      </w:tabs>
      <w:overflowPunct w:val="0"/>
      <w:autoSpaceDE w:val="0"/>
      <w:autoSpaceDN w:val="0"/>
      <w:adjustRightInd w:val="0"/>
      <w:ind w:left="360" w:hanging="360"/>
      <w:textAlignment w:val="baseline"/>
    </w:pPr>
    <w:rPr>
      <w:lang w:val="en-GB" w:eastAsia="en-US"/>
    </w:rPr>
  </w:style>
  <w:style w:type="paragraph" w:styleId="ListNumber2">
    <w:name w:val="List Number 2"/>
    <w:basedOn w:val="Normal"/>
    <w:pPr>
      <w:tabs>
        <w:tab w:val="left" w:pos="643"/>
      </w:tabs>
      <w:overflowPunct w:val="0"/>
      <w:autoSpaceDE w:val="0"/>
      <w:autoSpaceDN w:val="0"/>
      <w:adjustRightInd w:val="0"/>
      <w:ind w:left="643" w:hanging="360"/>
      <w:textAlignment w:val="baseline"/>
    </w:pPr>
    <w:rPr>
      <w:lang w:val="en-GB" w:eastAsia="en-US"/>
    </w:rPr>
  </w:style>
  <w:style w:type="paragraph" w:styleId="ListNumber3">
    <w:name w:val="List Number 3"/>
    <w:basedOn w:val="Normal"/>
    <w:pPr>
      <w:tabs>
        <w:tab w:val="left" w:pos="926"/>
      </w:tabs>
      <w:overflowPunct w:val="0"/>
      <w:autoSpaceDE w:val="0"/>
      <w:autoSpaceDN w:val="0"/>
      <w:adjustRightInd w:val="0"/>
      <w:ind w:left="926" w:hanging="360"/>
      <w:textAlignment w:val="baseline"/>
    </w:pPr>
    <w:rPr>
      <w:lang w:val="en-GB" w:eastAsia="en-US"/>
    </w:rPr>
  </w:style>
  <w:style w:type="paragraph" w:styleId="ListNumber4">
    <w:name w:val="List Number 4"/>
    <w:basedOn w:val="Normal"/>
    <w:pPr>
      <w:tabs>
        <w:tab w:val="left" w:pos="1209"/>
      </w:tabs>
      <w:overflowPunct w:val="0"/>
      <w:autoSpaceDE w:val="0"/>
      <w:autoSpaceDN w:val="0"/>
      <w:adjustRightInd w:val="0"/>
      <w:ind w:left="1209" w:hanging="360"/>
      <w:textAlignment w:val="baseline"/>
    </w:pPr>
    <w:rPr>
      <w:lang w:val="en-GB" w:eastAsia="en-US"/>
    </w:rPr>
  </w:style>
  <w:style w:type="paragraph" w:styleId="ListNumber5">
    <w:name w:val="List Number 5"/>
    <w:basedOn w:val="Normal"/>
    <w:pPr>
      <w:tabs>
        <w:tab w:val="left" w:pos="1492"/>
      </w:tabs>
      <w:overflowPunct w:val="0"/>
      <w:autoSpaceDE w:val="0"/>
      <w:autoSpaceDN w:val="0"/>
      <w:adjustRightInd w:val="0"/>
      <w:ind w:left="1492" w:hanging="360"/>
      <w:textAlignment w:val="baseline"/>
    </w:pPr>
    <w:rPr>
      <w:lang w:val="en-GB" w:eastAsia="en-US"/>
    </w:rPr>
  </w:style>
  <w:style w:type="paragraph" w:styleId="ListBullet">
    <w:name w:val="List Bullet"/>
    <w:basedOn w:val="Normal"/>
    <w:pPr>
      <w:tabs>
        <w:tab w:val="left" w:pos="360"/>
      </w:tabs>
      <w:overflowPunct w:val="0"/>
      <w:autoSpaceDE w:val="0"/>
      <w:autoSpaceDN w:val="0"/>
      <w:adjustRightInd w:val="0"/>
      <w:ind w:left="360" w:hanging="360"/>
      <w:textAlignment w:val="baseline"/>
    </w:pPr>
    <w:rPr>
      <w:lang w:val="en-GB" w:eastAsia="en-US"/>
    </w:rPr>
  </w:style>
  <w:style w:type="paragraph" w:styleId="ListBullet2">
    <w:name w:val="List Bullet 2"/>
    <w:basedOn w:val="Normal"/>
    <w:pPr>
      <w:tabs>
        <w:tab w:val="left" w:pos="643"/>
      </w:tabs>
      <w:overflowPunct w:val="0"/>
      <w:autoSpaceDE w:val="0"/>
      <w:autoSpaceDN w:val="0"/>
      <w:adjustRightInd w:val="0"/>
      <w:ind w:left="643" w:hanging="360"/>
      <w:textAlignment w:val="baseline"/>
    </w:pPr>
    <w:rPr>
      <w:lang w:val="en-GB" w:eastAsia="en-US"/>
    </w:rPr>
  </w:style>
  <w:style w:type="paragraph" w:styleId="ListBullet3">
    <w:name w:val="List Bullet 3"/>
    <w:basedOn w:val="Normal"/>
    <w:pPr>
      <w:tabs>
        <w:tab w:val="left" w:pos="926"/>
      </w:tabs>
      <w:overflowPunct w:val="0"/>
      <w:autoSpaceDE w:val="0"/>
      <w:autoSpaceDN w:val="0"/>
      <w:adjustRightInd w:val="0"/>
      <w:ind w:left="926" w:hanging="360"/>
      <w:textAlignment w:val="baseline"/>
    </w:pPr>
    <w:rPr>
      <w:lang w:val="en-GB" w:eastAsia="en-US"/>
    </w:rPr>
  </w:style>
  <w:style w:type="paragraph" w:styleId="ListBullet4">
    <w:name w:val="List Bullet 4"/>
    <w:basedOn w:val="Normal"/>
    <w:pPr>
      <w:tabs>
        <w:tab w:val="left" w:pos="1209"/>
      </w:tabs>
      <w:overflowPunct w:val="0"/>
      <w:autoSpaceDE w:val="0"/>
      <w:autoSpaceDN w:val="0"/>
      <w:adjustRightInd w:val="0"/>
      <w:ind w:left="1209" w:hanging="360"/>
      <w:textAlignment w:val="baseline"/>
    </w:pPr>
    <w:rPr>
      <w:lang w:val="en-GB" w:eastAsia="en-US"/>
    </w:rPr>
  </w:style>
  <w:style w:type="paragraph" w:styleId="ListBullet5">
    <w:name w:val="List Bullet 5"/>
    <w:basedOn w:val="Normal"/>
    <w:pPr>
      <w:tabs>
        <w:tab w:val="left" w:pos="1492"/>
      </w:tabs>
      <w:overflowPunct w:val="0"/>
      <w:autoSpaceDE w:val="0"/>
      <w:autoSpaceDN w:val="0"/>
      <w:adjustRightInd w:val="0"/>
      <w:ind w:left="1492" w:hanging="360"/>
      <w:textAlignment w:val="baseline"/>
    </w:pPr>
    <w:rPr>
      <w:lang w:val="en-GB" w:eastAsia="en-US"/>
    </w:rPr>
  </w:style>
  <w:style w:type="paragraph" w:styleId="BodyText">
    <w:name w:val="Body Text"/>
    <w:basedOn w:val="Normal"/>
    <w:link w:val="BodyTextChar"/>
    <w:pPr>
      <w:tabs>
        <w:tab w:val="left" w:pos="142"/>
        <w:tab w:val="left" w:pos="8789"/>
        <w:tab w:val="left" w:pos="9498"/>
      </w:tabs>
      <w:overflowPunct w:val="0"/>
      <w:autoSpaceDE w:val="0"/>
      <w:autoSpaceDN w:val="0"/>
      <w:adjustRightInd w:val="0"/>
      <w:ind w:right="-285"/>
      <w:textAlignment w:val="baseline"/>
    </w:pPr>
    <w:rPr>
      <w:sz w:val="20"/>
      <w:szCs w:val="20"/>
      <w:lang w:val="en-GB" w:eastAsia="en-US"/>
    </w:rPr>
  </w:style>
  <w:style w:type="paragraph" w:styleId="BlockText">
    <w:name w:val="Block Text"/>
    <w:basedOn w:val="Normal"/>
    <w:pPr>
      <w:tabs>
        <w:tab w:val="left" w:pos="567"/>
        <w:tab w:val="left" w:pos="8789"/>
        <w:tab w:val="left" w:pos="9498"/>
      </w:tabs>
      <w:overflowPunct w:val="0"/>
      <w:autoSpaceDE w:val="0"/>
      <w:autoSpaceDN w:val="0"/>
      <w:adjustRightInd w:val="0"/>
      <w:ind w:left="567" w:right="-285" w:hanging="567"/>
      <w:textAlignment w:val="baseline"/>
    </w:pPr>
    <w:rPr>
      <w:sz w:val="20"/>
      <w:szCs w:val="20"/>
      <w:lang w:val="en-GB" w:eastAsia="en-US"/>
    </w:rPr>
  </w:style>
  <w:style w:type="paragraph" w:customStyle="1" w:styleId="NS">
    <w:name w:val="NS"/>
    <w:basedOn w:val="Normal"/>
    <w:pPr>
      <w:overflowPunct w:val="0"/>
      <w:autoSpaceDE w:val="0"/>
      <w:autoSpaceDN w:val="0"/>
      <w:adjustRightInd w:val="0"/>
      <w:ind w:left="567" w:firstLine="1"/>
      <w:textAlignment w:val="baseline"/>
    </w:pPr>
    <w:rPr>
      <w:sz w:val="16"/>
      <w:szCs w:val="16"/>
      <w:lang w:val="en-GB" w:eastAsia="en-US"/>
    </w:rPr>
  </w:style>
  <w:style w:type="paragraph" w:customStyle="1" w:styleId="NI">
    <w:name w:val="NI"/>
    <w:basedOn w:val="NormalIndent"/>
    <w:pPr>
      <w:tabs>
        <w:tab w:val="left" w:pos="8789"/>
        <w:tab w:val="left" w:pos="9640"/>
      </w:tabs>
      <w:ind w:left="567"/>
    </w:pPr>
    <w:rPr>
      <w:sz w:val="20"/>
      <w:szCs w:val="20"/>
    </w:rPr>
  </w:style>
  <w:style w:type="paragraph" w:styleId="FootnoteText">
    <w:name w:val="footnote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GB" w:eastAsia="en-US"/>
    </w:rPr>
  </w:style>
  <w:style w:type="paragraph" w:styleId="BodyText2">
    <w:name w:val="Body Text 2"/>
    <w:basedOn w:val="Normal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lang w:val="en-GB" w:eastAsia="en-US"/>
    </w:rPr>
  </w:style>
  <w:style w:type="paragraph" w:styleId="BodyText3">
    <w:name w:val="Body Text 3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rFonts w:ascii="Arial-BoldMT" w:hAnsi="Arial-BoldMT" w:cs="Arial-BoldMT"/>
      <w:b/>
      <w:bCs/>
      <w:sz w:val="32"/>
      <w:szCs w:val="32"/>
      <w:lang w:val="de-DE" w:eastAsia="en-US"/>
    </w:rPr>
  </w:style>
  <w:style w:type="paragraph" w:styleId="BodyTextIndent">
    <w:name w:val="Body Text Indent"/>
    <w:basedOn w:val="Normal"/>
    <w:link w:val="BodyTextIndentChar"/>
    <w:pPr>
      <w:overflowPunct w:val="0"/>
      <w:autoSpaceDE w:val="0"/>
      <w:autoSpaceDN w:val="0"/>
      <w:adjustRightInd w:val="0"/>
      <w:ind w:left="360" w:hanging="360"/>
      <w:textAlignment w:val="baseline"/>
    </w:pPr>
    <w:rPr>
      <w:rFonts w:cs="Arial"/>
      <w:b/>
      <w:bCs/>
      <w:sz w:val="20"/>
      <w:szCs w:val="20"/>
      <w:lang w:val="en-US" w:eastAsia="en-US"/>
    </w:rPr>
  </w:style>
  <w:style w:type="paragraph" w:styleId="BodyTextIndent2">
    <w:name w:val="Body Text Indent 2"/>
    <w:basedOn w:val="Normal"/>
    <w:pPr>
      <w:overflowPunct w:val="0"/>
      <w:autoSpaceDE w:val="0"/>
      <w:autoSpaceDN w:val="0"/>
      <w:adjustRightInd w:val="0"/>
      <w:ind w:left="360"/>
      <w:textAlignment w:val="baseline"/>
    </w:pPr>
    <w:rPr>
      <w:rFonts w:cs="Arial"/>
      <w:b/>
      <w:bCs/>
      <w:sz w:val="20"/>
      <w:szCs w:val="20"/>
      <w:lang w:val="en-US" w:eastAsia="en-US"/>
    </w:rPr>
  </w:style>
  <w:style w:type="paragraph" w:styleId="EnvelopeReturn">
    <w:name w:val="envelope return"/>
    <w:basedOn w:val="Normal"/>
    <w:rPr>
      <w:sz w:val="20"/>
      <w:szCs w:val="20"/>
      <w:lang w:val="en-GB" w:eastAsia="fr-FR"/>
    </w:rPr>
  </w:style>
  <w:style w:type="character" w:styleId="LineNumber">
    <w:name w:val="line number"/>
    <w:basedOn w:val="DefaultParagraphFont"/>
  </w:style>
  <w:style w:type="paragraph" w:customStyle="1" w:styleId="Corpsdetexte">
    <w:name w:val="Corps de texte"/>
    <w:basedOn w:val="Normal"/>
    <w:next w:val="Normal"/>
    <w:pPr>
      <w:widowControl w:val="0"/>
      <w:autoSpaceDE w:val="0"/>
      <w:autoSpaceDN w:val="0"/>
      <w:adjustRightInd w:val="0"/>
    </w:pPr>
    <w:rPr>
      <w:rFonts w:eastAsia="MS Mincho"/>
      <w:lang w:val="en-GB" w:eastAsia="zh-CN"/>
    </w:rPr>
  </w:style>
  <w:style w:type="paragraph" w:customStyle="1" w:styleId="Quicka">
    <w:name w:val="Quick a)"/>
    <w:basedOn w:val="Normal"/>
    <w:pPr>
      <w:widowControl w:val="0"/>
      <w:numPr>
        <w:numId w:val="3"/>
      </w:numPr>
      <w:ind w:left="1080" w:hanging="360"/>
    </w:pPr>
    <w:rPr>
      <w:rFonts w:ascii="Courier New" w:hAnsi="Courier New"/>
      <w:snapToGrid w:val="0"/>
      <w:szCs w:val="20"/>
      <w:lang w:val="en-US" w:eastAsia="en-US"/>
    </w:rPr>
  </w:style>
  <w:style w:type="paragraph" w:styleId="Title">
    <w:name w:val="Title"/>
    <w:basedOn w:val="Normal"/>
    <w:link w:val="TitleChar"/>
    <w:qFormat/>
    <w:pPr>
      <w:ind w:right="-285"/>
      <w:jc w:val="center"/>
    </w:pPr>
    <w:rPr>
      <w:b/>
      <w:sz w:val="28"/>
      <w:szCs w:val="20"/>
      <w:lang w:val="en-GB" w:eastAsia="fr-FR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szCs w:val="20"/>
      <w:lang w:val="en-GB" w:eastAsia="fr-FR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EcsEepcaNote">
    <w:name w:val="EcsEepcaNote"/>
    <w:basedOn w:val="Normal"/>
    <w:pPr>
      <w:spacing w:line="312" w:lineRule="auto"/>
      <w:jc w:val="center"/>
    </w:pPr>
    <w:rPr>
      <w:rFonts w:cs="Arial"/>
      <w:sz w:val="18"/>
      <w:lang w:val="en-GB" w:eastAsia="en-US"/>
    </w:rPr>
  </w:style>
  <w:style w:type="paragraph" w:customStyle="1" w:styleId="EcsTableTitle">
    <w:name w:val="EcsTableTitle"/>
    <w:basedOn w:val="Normal"/>
    <w:pPr>
      <w:spacing w:after="120"/>
      <w:jc w:val="center"/>
    </w:pPr>
    <w:rPr>
      <w:rFonts w:cs="Arial"/>
      <w:b/>
      <w:sz w:val="32"/>
      <w:szCs w:val="32"/>
      <w:lang w:val="en-GB" w:eastAsia="en-US"/>
    </w:rPr>
  </w:style>
  <w:style w:type="character" w:customStyle="1" w:styleId="EcsTableTitleChar">
    <w:name w:val="EcsTableTitle Char"/>
    <w:rPr>
      <w:rFonts w:ascii="Arial" w:hAnsi="Arial" w:cs="Arial"/>
      <w:b/>
      <w:noProof w:val="0"/>
      <w:sz w:val="32"/>
      <w:szCs w:val="32"/>
      <w:lang w:val="en-GB" w:eastAsia="en-US" w:bidi="ar-SA"/>
    </w:rPr>
  </w:style>
  <w:style w:type="paragraph" w:customStyle="1" w:styleId="EcsTextTableChar">
    <w:name w:val="EcsTextTable Char"/>
    <w:basedOn w:val="EcsText"/>
    <w:pPr>
      <w:tabs>
        <w:tab w:val="left" w:pos="680"/>
      </w:tabs>
      <w:spacing w:before="0"/>
      <w:jc w:val="left"/>
    </w:pPr>
    <w:rPr>
      <w:b w:val="0"/>
      <w:color w:val="000000"/>
      <w:lang w:val="en-US"/>
    </w:rPr>
  </w:style>
  <w:style w:type="paragraph" w:customStyle="1" w:styleId="EcsText">
    <w:name w:val="EcsText"/>
    <w:basedOn w:val="Normal"/>
    <w:pPr>
      <w:spacing w:before="120"/>
      <w:jc w:val="both"/>
    </w:pPr>
    <w:rPr>
      <w:rFonts w:cs="Arial"/>
      <w:b/>
      <w:lang w:val="en-GB" w:eastAsia="en-US"/>
    </w:rPr>
  </w:style>
  <w:style w:type="character" w:customStyle="1" w:styleId="EcsTextChar">
    <w:name w:val="EcsText Char"/>
    <w:rPr>
      <w:rFonts w:ascii="Arial" w:hAnsi="Arial" w:cs="Arial"/>
      <w:b/>
      <w:noProof w:val="0"/>
      <w:sz w:val="22"/>
      <w:szCs w:val="22"/>
      <w:lang w:val="en-GB" w:eastAsia="en-US" w:bidi="ar-SA"/>
    </w:rPr>
  </w:style>
  <w:style w:type="paragraph" w:customStyle="1" w:styleId="EcsFooter">
    <w:name w:val="EcsFooter"/>
    <w:basedOn w:val="Normal"/>
    <w:pPr>
      <w:tabs>
        <w:tab w:val="right" w:pos="9639"/>
      </w:tabs>
    </w:pPr>
    <w:rPr>
      <w:rFonts w:cs="Arial"/>
      <w:sz w:val="18"/>
      <w:szCs w:val="18"/>
      <w:lang w:val="de-DE" w:eastAsia="en-US"/>
    </w:rPr>
  </w:style>
  <w:style w:type="paragraph" w:customStyle="1" w:styleId="EcsTextTableAufz">
    <w:name w:val="EcsTextTableAufz"/>
    <w:basedOn w:val="EcsTextTableChar"/>
    <w:link w:val="EcsTextTableAufzChar"/>
    <w:pPr>
      <w:tabs>
        <w:tab w:val="left" w:pos="397"/>
      </w:tabs>
      <w:ind w:left="397" w:hanging="397"/>
    </w:pPr>
  </w:style>
  <w:style w:type="paragraph" w:customStyle="1" w:styleId="EcsTextTableBold">
    <w:name w:val="EcsTextTableBold"/>
    <w:basedOn w:val="EcsTextTableChar"/>
    <w:pPr>
      <w:tabs>
        <w:tab w:val="clear" w:pos="680"/>
        <w:tab w:val="left" w:pos="567"/>
        <w:tab w:val="left" w:pos="4253"/>
      </w:tabs>
      <w:spacing w:before="60" w:after="60"/>
      <w:ind w:left="567" w:hanging="567"/>
    </w:pPr>
    <w:rPr>
      <w:b/>
    </w:rPr>
  </w:style>
  <w:style w:type="paragraph" w:customStyle="1" w:styleId="EcsTextTableEz10">
    <w:name w:val="EcsTextTableEz10"/>
    <w:basedOn w:val="EcsTextTableChar"/>
    <w:pPr>
      <w:tabs>
        <w:tab w:val="left" w:pos="2835"/>
      </w:tabs>
      <w:ind w:left="680"/>
    </w:pPr>
  </w:style>
  <w:style w:type="paragraph" w:customStyle="1" w:styleId="EcsTextTableRechts">
    <w:name w:val="EcsTextTableRechts"/>
    <w:basedOn w:val="EcsTextTableChar"/>
    <w:pPr>
      <w:jc w:val="right"/>
    </w:pPr>
  </w:style>
  <w:style w:type="paragraph" w:customStyle="1" w:styleId="EscTableTitel1">
    <w:name w:val="EscTableTitel1"/>
    <w:basedOn w:val="EcsTableTitle"/>
    <w:rPr>
      <w:sz w:val="24"/>
      <w:szCs w:val="24"/>
    </w:rPr>
  </w:style>
  <w:style w:type="paragraph" w:customStyle="1" w:styleId="EcsTextAufz15Dash19">
    <w:name w:val="EcsTextAufz_15_Dash_19"/>
    <w:basedOn w:val="EcsText"/>
    <w:pPr>
      <w:numPr>
        <w:numId w:val="6"/>
      </w:numPr>
      <w:tabs>
        <w:tab w:val="clear" w:pos="1078"/>
        <w:tab w:val="left" w:pos="851"/>
      </w:tabs>
      <w:spacing w:before="0"/>
      <w:ind w:left="851" w:hanging="851"/>
    </w:pPr>
    <w:rPr>
      <w:b w:val="0"/>
      <w:i/>
    </w:rPr>
  </w:style>
  <w:style w:type="paragraph" w:customStyle="1" w:styleId="EcsBasic">
    <w:name w:val="EcsBasic"/>
    <w:pPr>
      <w:jc w:val="both"/>
    </w:pPr>
    <w:rPr>
      <w:rFonts w:ascii="Arial" w:hAnsi="Arial" w:cs="Arial"/>
      <w:sz w:val="22"/>
      <w:szCs w:val="22"/>
      <w:lang w:val="en-GB"/>
    </w:rPr>
  </w:style>
  <w:style w:type="paragraph" w:customStyle="1" w:styleId="EcsHeader">
    <w:name w:val="EcsHeader"/>
    <w:basedOn w:val="Normal"/>
    <w:pPr>
      <w:tabs>
        <w:tab w:val="right" w:pos="9639"/>
      </w:tabs>
      <w:jc w:val="center"/>
    </w:pPr>
    <w:rPr>
      <w:rFonts w:cs="Arial"/>
      <w:sz w:val="18"/>
      <w:szCs w:val="18"/>
      <w:lang w:val="de-DE" w:eastAsia="en-US"/>
    </w:rPr>
  </w:style>
  <w:style w:type="paragraph" w:customStyle="1" w:styleId="EcsNote">
    <w:name w:val="EcsNote"/>
    <w:basedOn w:val="EcsText"/>
    <w:pPr>
      <w:spacing w:before="0"/>
    </w:pPr>
    <w:rPr>
      <w:sz w:val="20"/>
      <w:szCs w:val="20"/>
    </w:rPr>
  </w:style>
  <w:style w:type="paragraph" w:customStyle="1" w:styleId="EcsNoteKursiv">
    <w:name w:val="EcsNoteKursiv"/>
    <w:basedOn w:val="Normal"/>
    <w:rPr>
      <w:rFonts w:cs="Arial"/>
      <w:i/>
      <w:sz w:val="20"/>
      <w:szCs w:val="20"/>
      <w:lang w:val="en-GB" w:eastAsia="en-US"/>
    </w:rPr>
  </w:style>
  <w:style w:type="paragraph" w:customStyle="1" w:styleId="EcsTextAufz">
    <w:name w:val="EcsTextAufz"/>
    <w:basedOn w:val="Normal"/>
    <w:pPr>
      <w:spacing w:line="312" w:lineRule="auto"/>
      <w:jc w:val="both"/>
    </w:pPr>
    <w:rPr>
      <w:rFonts w:cs="Arial"/>
      <w:lang w:val="en-GB" w:eastAsia="en-US"/>
    </w:rPr>
  </w:style>
  <w:style w:type="paragraph" w:customStyle="1" w:styleId="EcsTextTable10">
    <w:name w:val="EcsTextTable10"/>
    <w:basedOn w:val="EcsTextTableChar"/>
    <w:rPr>
      <w:sz w:val="20"/>
      <w:szCs w:val="20"/>
    </w:rPr>
  </w:style>
  <w:style w:type="paragraph" w:customStyle="1" w:styleId="EcsTitle1">
    <w:name w:val="EcsTitle_1"/>
    <w:basedOn w:val="Normal"/>
    <w:pPr>
      <w:spacing w:before="240" w:after="120"/>
      <w:jc w:val="center"/>
    </w:pPr>
    <w:rPr>
      <w:rFonts w:cs="Arial"/>
      <w:b/>
      <w:sz w:val="24"/>
      <w:szCs w:val="24"/>
      <w:u w:val="single"/>
      <w:lang w:val="en-US" w:eastAsia="en-US"/>
    </w:rPr>
  </w:style>
  <w:style w:type="paragraph" w:customStyle="1" w:styleId="EcsTitle2">
    <w:name w:val="EcsTitle_2"/>
    <w:basedOn w:val="Normal"/>
    <w:pPr>
      <w:keepNext/>
      <w:keepLines/>
      <w:tabs>
        <w:tab w:val="left" w:pos="567"/>
      </w:tabs>
      <w:spacing w:before="360" w:after="120" w:line="312" w:lineRule="auto"/>
      <w:ind w:left="567" w:hanging="567"/>
    </w:pPr>
    <w:rPr>
      <w:rFonts w:cs="Arial"/>
      <w:b/>
      <w:bCs/>
      <w:u w:val="single"/>
      <w:lang w:val="en-US" w:eastAsia="en-US"/>
    </w:rPr>
  </w:style>
  <w:style w:type="paragraph" w:customStyle="1" w:styleId="EcsTextTableEZ06Dash">
    <w:name w:val="EcsTextTable_EZ06_Dash"/>
    <w:basedOn w:val="EcsTextTableChar"/>
    <w:pPr>
      <w:numPr>
        <w:numId w:val="7"/>
      </w:numPr>
      <w:tabs>
        <w:tab w:val="clear" w:pos="680"/>
        <w:tab w:val="left" w:pos="340"/>
      </w:tabs>
    </w:pPr>
  </w:style>
  <w:style w:type="character" w:customStyle="1" w:styleId="EcsTextTableCharChar">
    <w:name w:val="EcsTextTable Char Char"/>
    <w:rPr>
      <w:rFonts w:ascii="Arial" w:hAnsi="Arial" w:cs="Arial"/>
      <w:b/>
      <w:noProof w:val="0"/>
      <w:color w:val="000000"/>
      <w:sz w:val="22"/>
      <w:szCs w:val="22"/>
      <w:lang w:val="en-US" w:eastAsia="en-US" w:bidi="ar-SA"/>
    </w:rPr>
  </w:style>
  <w:style w:type="paragraph" w:customStyle="1" w:styleId="EcsTextTableTab">
    <w:name w:val="EcsTextTableTab"/>
    <w:basedOn w:val="EcsTextTableChar"/>
    <w:pPr>
      <w:tabs>
        <w:tab w:val="clear" w:pos="680"/>
        <w:tab w:val="left" w:leader="dot" w:pos="3402"/>
      </w:tabs>
    </w:pPr>
  </w:style>
  <w:style w:type="paragraph" w:customStyle="1" w:styleId="EcsTextTable">
    <w:name w:val="EcsTextTable"/>
    <w:basedOn w:val="EcsText"/>
    <w:pPr>
      <w:tabs>
        <w:tab w:val="left" w:pos="567"/>
      </w:tabs>
      <w:spacing w:before="0"/>
      <w:jc w:val="left"/>
    </w:pPr>
    <w:rPr>
      <w:b w:val="0"/>
      <w:color w:val="000000"/>
      <w:lang w:val="en-US"/>
    </w:rPr>
  </w:style>
  <w:style w:type="paragraph" w:styleId="Revision">
    <w:name w:val="Revision"/>
    <w:hidden/>
    <w:semiHidden/>
    <w:rPr>
      <w:rFonts w:ascii="Arial" w:hAnsi="Arial"/>
      <w:sz w:val="22"/>
      <w:szCs w:val="22"/>
      <w:lang w:val="nb-NO" w:eastAsia="nb-NO"/>
    </w:rPr>
  </w:style>
  <w:style w:type="character" w:customStyle="1" w:styleId="Char">
    <w:name w:val="Char"/>
    <w:rPr>
      <w:rFonts w:ascii="Arial" w:hAnsi="Arial" w:cs="Arial"/>
      <w:lang w:eastAsia="en-U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ps">
    <w:name w:val="hps"/>
    <w:basedOn w:val="DefaultParagraphFont"/>
    <w:rsid w:val="006E6516"/>
  </w:style>
  <w:style w:type="character" w:customStyle="1" w:styleId="FooterChar">
    <w:name w:val="Footer Char"/>
    <w:link w:val="Footer"/>
    <w:uiPriority w:val="99"/>
    <w:rsid w:val="00EE5FBE"/>
    <w:rPr>
      <w:rFonts w:ascii="Arial" w:hAnsi="Arial" w:cs="Arial"/>
      <w:lang w:eastAsia="en-US"/>
    </w:rPr>
  </w:style>
  <w:style w:type="character" w:customStyle="1" w:styleId="HeaderChar">
    <w:name w:val="Header Char"/>
    <w:link w:val="Header"/>
    <w:uiPriority w:val="99"/>
    <w:rsid w:val="004D34C3"/>
    <w:rPr>
      <w:rFonts w:ascii="Arial" w:hAnsi="Arial" w:cs="Arial"/>
      <w:lang w:eastAsia="en-US"/>
    </w:rPr>
  </w:style>
  <w:style w:type="paragraph" w:styleId="BodyTextIndent3">
    <w:name w:val="Body Text Indent 3"/>
    <w:basedOn w:val="Normal"/>
    <w:link w:val="BodyTextIndent3Char"/>
    <w:rsid w:val="004D34C3"/>
    <w:pPr>
      <w:tabs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200"/>
        <w:tab w:val="left" w:pos="7560"/>
        <w:tab w:val="left" w:pos="7800"/>
        <w:tab w:val="left" w:pos="9000"/>
      </w:tabs>
      <w:ind w:left="1843" w:hanging="1276"/>
    </w:pPr>
    <w:rPr>
      <w:b/>
      <w:i/>
      <w:szCs w:val="20"/>
      <w:lang w:val="de-DE" w:eastAsia="de-DE"/>
    </w:rPr>
  </w:style>
  <w:style w:type="character" w:customStyle="1" w:styleId="BodyTextIndent3Char">
    <w:name w:val="Body Text Indent 3 Char"/>
    <w:link w:val="BodyTextIndent3"/>
    <w:rsid w:val="004D34C3"/>
    <w:rPr>
      <w:rFonts w:ascii="Arial" w:hAnsi="Arial"/>
      <w:b/>
      <w:i/>
      <w:sz w:val="22"/>
    </w:rPr>
  </w:style>
  <w:style w:type="paragraph" w:styleId="Caption">
    <w:name w:val="caption"/>
    <w:basedOn w:val="Normal"/>
    <w:next w:val="Normal"/>
    <w:qFormat/>
    <w:rsid w:val="004D34C3"/>
    <w:pPr>
      <w:ind w:left="8931" w:right="-709"/>
    </w:pPr>
    <w:rPr>
      <w:color w:val="000000"/>
      <w:sz w:val="20"/>
      <w:szCs w:val="20"/>
      <w:u w:val="single"/>
      <w:lang w:val="de-DE" w:eastAsia="de-DE"/>
    </w:rPr>
  </w:style>
  <w:style w:type="paragraph" w:styleId="Subtitle">
    <w:name w:val="Subtitle"/>
    <w:basedOn w:val="Normal"/>
    <w:link w:val="SubtitleChar"/>
    <w:qFormat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2832" w:right="-709" w:firstLine="708"/>
      <w:jc w:val="center"/>
    </w:pPr>
    <w:rPr>
      <w:b/>
      <w:i/>
      <w:color w:val="000000"/>
      <w:sz w:val="28"/>
      <w:szCs w:val="20"/>
      <w:lang w:val="de-DE" w:eastAsia="de-DE"/>
    </w:rPr>
  </w:style>
  <w:style w:type="character" w:customStyle="1" w:styleId="SubtitleChar">
    <w:name w:val="Subtitle Char"/>
    <w:link w:val="Subtitle"/>
    <w:rsid w:val="004D34C3"/>
    <w:rPr>
      <w:rFonts w:ascii="Arial" w:hAnsi="Arial"/>
      <w:b/>
      <w:i/>
      <w:color w:val="000000"/>
      <w:sz w:val="28"/>
    </w:rPr>
  </w:style>
  <w:style w:type="paragraph" w:customStyle="1" w:styleId="Anschrift">
    <w:name w:val="Anschrift"/>
    <w:basedOn w:val="Normal"/>
    <w:rsid w:val="004D34C3"/>
    <w:pPr>
      <w:keepLines/>
      <w:widowControl w:val="0"/>
      <w:tabs>
        <w:tab w:val="left" w:pos="567"/>
        <w:tab w:val="left" w:pos="1134"/>
        <w:tab w:val="left" w:pos="1701"/>
        <w:tab w:val="left" w:pos="2268"/>
      </w:tabs>
    </w:pPr>
    <w:rPr>
      <w:szCs w:val="20"/>
      <w:lang w:val="de-DE" w:eastAsia="de-DE"/>
    </w:rPr>
  </w:style>
  <w:style w:type="paragraph" w:customStyle="1" w:styleId="StandardOhne">
    <w:name w:val="StandardOhne"/>
    <w:basedOn w:val="Normal"/>
    <w:rsid w:val="004D34C3"/>
    <w:pPr>
      <w:keepLines/>
      <w:widowControl w:val="0"/>
      <w:tabs>
        <w:tab w:val="left" w:pos="567"/>
        <w:tab w:val="left" w:pos="1134"/>
        <w:tab w:val="left" w:pos="1701"/>
        <w:tab w:val="left" w:pos="2268"/>
      </w:tabs>
    </w:pPr>
    <w:rPr>
      <w:szCs w:val="20"/>
      <w:lang w:val="de-DE" w:eastAsia="de-DE"/>
    </w:rPr>
  </w:style>
  <w:style w:type="paragraph" w:customStyle="1" w:styleId="Gru">
    <w:name w:val="Gruß"/>
    <w:basedOn w:val="StandardOhne"/>
    <w:rsid w:val="004D34C3"/>
    <w:pPr>
      <w:tabs>
        <w:tab w:val="clear" w:pos="567"/>
        <w:tab w:val="clear" w:pos="1134"/>
        <w:tab w:val="clear" w:pos="1701"/>
        <w:tab w:val="clear" w:pos="2268"/>
        <w:tab w:val="left" w:pos="2836"/>
        <w:tab w:val="left" w:pos="5670"/>
      </w:tabs>
    </w:pPr>
  </w:style>
  <w:style w:type="character" w:styleId="EndnoteReference">
    <w:name w:val="endnote reference"/>
    <w:semiHidden/>
    <w:rsid w:val="004D34C3"/>
    <w:rPr>
      <w:vertAlign w:val="superscript"/>
    </w:rPr>
  </w:style>
  <w:style w:type="paragraph" w:customStyle="1" w:styleId="Angaben">
    <w:name w:val="Angaben"/>
    <w:basedOn w:val="Normal"/>
    <w:rsid w:val="004D34C3"/>
    <w:pPr>
      <w:tabs>
        <w:tab w:val="left" w:pos="369"/>
      </w:tabs>
    </w:pPr>
    <w:rPr>
      <w:sz w:val="14"/>
      <w:szCs w:val="20"/>
      <w:lang w:val="de-DE" w:eastAsia="de-DE"/>
    </w:rPr>
  </w:style>
  <w:style w:type="paragraph" w:customStyle="1" w:styleId="Bezugszeichen">
    <w:name w:val="Bezugszeichen"/>
    <w:basedOn w:val="Angaben"/>
    <w:rsid w:val="004D34C3"/>
  </w:style>
  <w:style w:type="paragraph" w:customStyle="1" w:styleId="Geschftsangaben">
    <w:name w:val="Geschäftsangaben"/>
    <w:basedOn w:val="Angaben"/>
    <w:rsid w:val="004D34C3"/>
    <w:pPr>
      <w:numPr>
        <w:numId w:val="31"/>
      </w:numPr>
      <w:tabs>
        <w:tab w:val="clear" w:pos="360"/>
        <w:tab w:val="left" w:pos="369"/>
      </w:tabs>
      <w:spacing w:after="140"/>
      <w:ind w:left="0" w:firstLine="0"/>
    </w:pPr>
  </w:style>
  <w:style w:type="paragraph" w:styleId="TableofFigures">
    <w:name w:val="table of figures"/>
    <w:basedOn w:val="Normal"/>
    <w:next w:val="Normal"/>
    <w:semiHidden/>
    <w:rsid w:val="004D34C3"/>
    <w:pPr>
      <w:numPr>
        <w:numId w:val="32"/>
      </w:numPr>
      <w:tabs>
        <w:tab w:val="clear" w:pos="643"/>
      </w:tabs>
      <w:ind w:left="440" w:hanging="440"/>
      <w:jc w:val="both"/>
    </w:pPr>
    <w:rPr>
      <w:szCs w:val="20"/>
      <w:lang w:val="de-DE" w:eastAsia="de-DE"/>
    </w:rPr>
  </w:style>
  <w:style w:type="paragraph" w:styleId="Salutation">
    <w:name w:val="Salutation"/>
    <w:basedOn w:val="Normal"/>
    <w:next w:val="Normal"/>
    <w:link w:val="SalutationChar"/>
    <w:rsid w:val="004D34C3"/>
    <w:pPr>
      <w:numPr>
        <w:numId w:val="33"/>
      </w:numPr>
      <w:tabs>
        <w:tab w:val="clear" w:pos="926"/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0" w:firstLine="0"/>
      <w:jc w:val="both"/>
    </w:pPr>
    <w:rPr>
      <w:szCs w:val="20"/>
      <w:lang w:val="de-DE" w:eastAsia="de-DE"/>
    </w:rPr>
  </w:style>
  <w:style w:type="character" w:customStyle="1" w:styleId="SalutationChar">
    <w:name w:val="Salutation Char"/>
    <w:link w:val="Salutation"/>
    <w:rsid w:val="004D34C3"/>
    <w:rPr>
      <w:rFonts w:ascii="Arial" w:hAnsi="Arial"/>
      <w:sz w:val="22"/>
    </w:rPr>
  </w:style>
  <w:style w:type="paragraph" w:styleId="Date">
    <w:name w:val="Date"/>
    <w:basedOn w:val="Normal"/>
    <w:next w:val="Normal"/>
    <w:link w:val="Date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szCs w:val="20"/>
      <w:lang w:val="de-DE" w:eastAsia="de-DE"/>
    </w:rPr>
  </w:style>
  <w:style w:type="character" w:customStyle="1" w:styleId="DateChar">
    <w:name w:val="Date Char"/>
    <w:link w:val="Date"/>
    <w:rsid w:val="004D34C3"/>
    <w:rPr>
      <w:rFonts w:ascii="Arial" w:hAnsi="Arial"/>
      <w:sz w:val="22"/>
    </w:rPr>
  </w:style>
  <w:style w:type="paragraph" w:styleId="E-mailSignature">
    <w:name w:val="E-mail Signature"/>
    <w:basedOn w:val="Normal"/>
    <w:link w:val="E-mailSignature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szCs w:val="20"/>
      <w:lang w:val="de-DE" w:eastAsia="de-DE"/>
    </w:rPr>
  </w:style>
  <w:style w:type="character" w:customStyle="1" w:styleId="E-mailSignatureChar">
    <w:name w:val="E-mail Signature Char"/>
    <w:link w:val="E-mailSignature"/>
    <w:rsid w:val="004D34C3"/>
    <w:rPr>
      <w:rFonts w:ascii="Arial" w:hAnsi="Arial"/>
      <w:sz w:val="22"/>
    </w:rPr>
  </w:style>
  <w:style w:type="paragraph" w:styleId="NoteHeading">
    <w:name w:val="Note Heading"/>
    <w:basedOn w:val="Normal"/>
    <w:next w:val="Normal"/>
    <w:link w:val="NoteHeading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szCs w:val="20"/>
      <w:lang w:val="de-DE" w:eastAsia="de-DE"/>
    </w:rPr>
  </w:style>
  <w:style w:type="character" w:customStyle="1" w:styleId="NoteHeadingChar">
    <w:name w:val="Note Heading Char"/>
    <w:link w:val="NoteHeading"/>
    <w:rsid w:val="004D34C3"/>
    <w:rPr>
      <w:rFonts w:ascii="Arial" w:hAnsi="Arial"/>
      <w:sz w:val="22"/>
    </w:rPr>
  </w:style>
  <w:style w:type="paragraph" w:styleId="Closing">
    <w:name w:val="Closing"/>
    <w:basedOn w:val="Normal"/>
    <w:link w:val="Closing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4252"/>
      <w:jc w:val="both"/>
    </w:pPr>
    <w:rPr>
      <w:szCs w:val="20"/>
      <w:lang w:val="de-DE" w:eastAsia="de-DE"/>
    </w:rPr>
  </w:style>
  <w:style w:type="character" w:customStyle="1" w:styleId="ClosingChar">
    <w:name w:val="Closing Char"/>
    <w:link w:val="Closing"/>
    <w:rsid w:val="004D34C3"/>
    <w:rPr>
      <w:rFonts w:ascii="Arial" w:hAnsi="Arial"/>
      <w:sz w:val="22"/>
    </w:rPr>
  </w:style>
  <w:style w:type="paragraph" w:styleId="HTMLAddress">
    <w:name w:val="HTML Address"/>
    <w:basedOn w:val="Normal"/>
    <w:link w:val="HTMLAddress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i/>
      <w:iCs/>
      <w:szCs w:val="20"/>
      <w:lang w:val="de-DE" w:eastAsia="de-DE"/>
    </w:rPr>
  </w:style>
  <w:style w:type="character" w:customStyle="1" w:styleId="HTMLAddressChar">
    <w:name w:val="HTML Address Char"/>
    <w:link w:val="HTMLAddress"/>
    <w:rsid w:val="004D34C3"/>
    <w:rPr>
      <w:rFonts w:ascii="Arial" w:hAnsi="Arial"/>
      <w:i/>
      <w:iCs/>
      <w:sz w:val="22"/>
    </w:rPr>
  </w:style>
  <w:style w:type="paragraph" w:styleId="HTMLPreformatted">
    <w:name w:val="HTML Preformatted"/>
    <w:basedOn w:val="Normal"/>
    <w:link w:val="HTMLPreformatted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rFonts w:ascii="Courier New" w:hAnsi="Courier New" w:cs="Courier New"/>
      <w:sz w:val="20"/>
      <w:szCs w:val="20"/>
      <w:lang w:val="de-DE" w:eastAsia="de-DE"/>
    </w:rPr>
  </w:style>
  <w:style w:type="character" w:customStyle="1" w:styleId="HTMLPreformattedChar">
    <w:name w:val="HTML Preformatted Char"/>
    <w:link w:val="HTMLPreformatted"/>
    <w:rsid w:val="004D34C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D34C3"/>
    <w:pPr>
      <w:ind w:left="220" w:hanging="220"/>
      <w:jc w:val="both"/>
    </w:pPr>
    <w:rPr>
      <w:szCs w:val="20"/>
      <w:lang w:val="de-DE" w:eastAsia="de-DE"/>
    </w:rPr>
  </w:style>
  <w:style w:type="paragraph" w:styleId="Index2">
    <w:name w:val="index 2"/>
    <w:basedOn w:val="Normal"/>
    <w:next w:val="Normal"/>
    <w:autoRedefine/>
    <w:semiHidden/>
    <w:rsid w:val="004D34C3"/>
    <w:pPr>
      <w:ind w:left="440" w:hanging="220"/>
      <w:jc w:val="both"/>
    </w:pPr>
    <w:rPr>
      <w:szCs w:val="20"/>
      <w:lang w:val="de-DE" w:eastAsia="de-DE"/>
    </w:rPr>
  </w:style>
  <w:style w:type="paragraph" w:styleId="Index3">
    <w:name w:val="index 3"/>
    <w:basedOn w:val="Normal"/>
    <w:next w:val="Normal"/>
    <w:autoRedefine/>
    <w:semiHidden/>
    <w:rsid w:val="004D34C3"/>
    <w:pPr>
      <w:ind w:left="660" w:hanging="220"/>
      <w:jc w:val="both"/>
    </w:pPr>
    <w:rPr>
      <w:szCs w:val="20"/>
      <w:lang w:val="de-DE" w:eastAsia="de-DE"/>
    </w:rPr>
  </w:style>
  <w:style w:type="paragraph" w:styleId="Index4">
    <w:name w:val="index 4"/>
    <w:basedOn w:val="Normal"/>
    <w:next w:val="Normal"/>
    <w:autoRedefine/>
    <w:semiHidden/>
    <w:rsid w:val="004D34C3"/>
    <w:pPr>
      <w:ind w:left="880" w:hanging="220"/>
      <w:jc w:val="both"/>
    </w:pPr>
    <w:rPr>
      <w:szCs w:val="20"/>
      <w:lang w:val="de-DE" w:eastAsia="de-DE"/>
    </w:rPr>
  </w:style>
  <w:style w:type="paragraph" w:styleId="Index5">
    <w:name w:val="index 5"/>
    <w:basedOn w:val="Normal"/>
    <w:next w:val="Normal"/>
    <w:autoRedefine/>
    <w:semiHidden/>
    <w:rsid w:val="004D34C3"/>
    <w:pPr>
      <w:ind w:left="1100" w:hanging="220"/>
      <w:jc w:val="both"/>
    </w:pPr>
    <w:rPr>
      <w:szCs w:val="20"/>
      <w:lang w:val="de-DE" w:eastAsia="de-DE"/>
    </w:rPr>
  </w:style>
  <w:style w:type="paragraph" w:styleId="Index7">
    <w:name w:val="index 7"/>
    <w:basedOn w:val="Normal"/>
    <w:next w:val="Normal"/>
    <w:autoRedefine/>
    <w:semiHidden/>
    <w:rsid w:val="004D34C3"/>
    <w:pPr>
      <w:ind w:left="1540" w:hanging="220"/>
      <w:jc w:val="both"/>
    </w:pPr>
    <w:rPr>
      <w:szCs w:val="20"/>
      <w:lang w:val="de-DE" w:eastAsia="de-DE"/>
    </w:rPr>
  </w:style>
  <w:style w:type="paragraph" w:styleId="Index8">
    <w:name w:val="index 8"/>
    <w:basedOn w:val="Normal"/>
    <w:next w:val="Normal"/>
    <w:autoRedefine/>
    <w:semiHidden/>
    <w:rsid w:val="004D34C3"/>
    <w:pPr>
      <w:ind w:left="1760" w:hanging="220"/>
      <w:jc w:val="both"/>
    </w:pPr>
    <w:rPr>
      <w:szCs w:val="20"/>
      <w:lang w:val="de-DE" w:eastAsia="de-DE"/>
    </w:rPr>
  </w:style>
  <w:style w:type="paragraph" w:styleId="Index9">
    <w:name w:val="index 9"/>
    <w:basedOn w:val="Normal"/>
    <w:next w:val="Normal"/>
    <w:autoRedefine/>
    <w:semiHidden/>
    <w:rsid w:val="004D34C3"/>
    <w:pPr>
      <w:ind w:left="1980" w:hanging="220"/>
      <w:jc w:val="both"/>
    </w:pPr>
    <w:rPr>
      <w:szCs w:val="20"/>
      <w:lang w:val="de-DE" w:eastAsia="de-DE"/>
    </w:rPr>
  </w:style>
  <w:style w:type="paragraph" w:styleId="IndexHeading">
    <w:name w:val="index heading"/>
    <w:basedOn w:val="Normal"/>
    <w:next w:val="Index1"/>
    <w:semiHidden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rFonts w:cs="Arial"/>
      <w:b/>
      <w:bCs/>
      <w:szCs w:val="20"/>
      <w:lang w:val="de-DE" w:eastAsia="de-DE"/>
    </w:rPr>
  </w:style>
  <w:style w:type="paragraph" w:styleId="List">
    <w:name w:val="List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283" w:hanging="283"/>
      <w:jc w:val="both"/>
    </w:pPr>
    <w:rPr>
      <w:szCs w:val="20"/>
      <w:lang w:val="de-DE" w:eastAsia="de-DE"/>
    </w:rPr>
  </w:style>
  <w:style w:type="paragraph" w:styleId="List2">
    <w:name w:val="List 2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566" w:hanging="283"/>
      <w:jc w:val="both"/>
    </w:pPr>
    <w:rPr>
      <w:szCs w:val="20"/>
      <w:lang w:val="de-DE" w:eastAsia="de-DE"/>
    </w:rPr>
  </w:style>
  <w:style w:type="paragraph" w:styleId="List3">
    <w:name w:val="List 3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849" w:hanging="283"/>
      <w:jc w:val="both"/>
    </w:pPr>
    <w:rPr>
      <w:szCs w:val="20"/>
      <w:lang w:val="de-DE" w:eastAsia="de-DE"/>
    </w:rPr>
  </w:style>
  <w:style w:type="paragraph" w:styleId="List4">
    <w:name w:val="List 4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1132" w:hanging="283"/>
      <w:jc w:val="both"/>
    </w:pPr>
    <w:rPr>
      <w:szCs w:val="20"/>
      <w:lang w:val="de-DE" w:eastAsia="de-DE"/>
    </w:rPr>
  </w:style>
  <w:style w:type="paragraph" w:styleId="List5">
    <w:name w:val="List 5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1415" w:hanging="283"/>
      <w:jc w:val="both"/>
    </w:pPr>
    <w:rPr>
      <w:szCs w:val="20"/>
      <w:lang w:val="de-DE" w:eastAsia="de-DE"/>
    </w:rPr>
  </w:style>
  <w:style w:type="paragraph" w:styleId="ListContinue">
    <w:name w:val="List Continue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spacing w:after="120"/>
      <w:ind w:left="283"/>
      <w:jc w:val="both"/>
    </w:pPr>
    <w:rPr>
      <w:szCs w:val="20"/>
      <w:lang w:val="de-DE" w:eastAsia="de-DE"/>
    </w:rPr>
  </w:style>
  <w:style w:type="paragraph" w:styleId="ListContinue2">
    <w:name w:val="List Continue 2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spacing w:after="120"/>
      <w:ind w:left="566"/>
      <w:jc w:val="both"/>
    </w:pPr>
    <w:rPr>
      <w:szCs w:val="20"/>
      <w:lang w:val="de-DE" w:eastAsia="de-DE"/>
    </w:rPr>
  </w:style>
  <w:style w:type="paragraph" w:styleId="ListContinue3">
    <w:name w:val="List Continue 3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spacing w:after="120"/>
      <w:ind w:left="849"/>
      <w:jc w:val="both"/>
    </w:pPr>
    <w:rPr>
      <w:szCs w:val="20"/>
      <w:lang w:val="de-DE" w:eastAsia="de-DE"/>
    </w:rPr>
  </w:style>
  <w:style w:type="paragraph" w:styleId="ListContinue4">
    <w:name w:val="List Continue 4"/>
    <w:basedOn w:val="Normal"/>
    <w:rsid w:val="004D34C3"/>
    <w:pPr>
      <w:numPr>
        <w:numId w:val="36"/>
      </w:numPr>
      <w:tabs>
        <w:tab w:val="clear" w:pos="643"/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spacing w:after="120"/>
      <w:ind w:left="1132" w:firstLine="0"/>
      <w:jc w:val="both"/>
    </w:pPr>
    <w:rPr>
      <w:szCs w:val="20"/>
      <w:lang w:val="de-DE" w:eastAsia="de-DE"/>
    </w:rPr>
  </w:style>
  <w:style w:type="paragraph" w:styleId="ListContinue5">
    <w:name w:val="List Continue 5"/>
    <w:basedOn w:val="Normal"/>
    <w:rsid w:val="004D34C3"/>
    <w:pPr>
      <w:numPr>
        <w:numId w:val="37"/>
      </w:numPr>
      <w:tabs>
        <w:tab w:val="clear" w:pos="926"/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spacing w:after="120"/>
      <w:ind w:left="1415" w:firstLine="0"/>
      <w:jc w:val="both"/>
    </w:pPr>
    <w:rPr>
      <w:szCs w:val="20"/>
      <w:lang w:val="de-DE" w:eastAsia="de-DE"/>
    </w:rPr>
  </w:style>
  <w:style w:type="paragraph" w:styleId="MacroText">
    <w:name w:val="macro"/>
    <w:link w:val="MacroTextChar"/>
    <w:semiHidden/>
    <w:rsid w:val="004D34C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lang w:val="de-DE" w:eastAsia="de-DE"/>
    </w:rPr>
  </w:style>
  <w:style w:type="character" w:customStyle="1" w:styleId="MacroTextChar">
    <w:name w:val="Macro Text Char"/>
    <w:link w:val="MacroText"/>
    <w:semiHidden/>
    <w:rsid w:val="004D34C3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rsid w:val="004D34C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1134" w:hanging="1134"/>
      <w:jc w:val="both"/>
    </w:pPr>
    <w:rPr>
      <w:rFonts w:cs="Arial"/>
      <w:sz w:val="24"/>
      <w:szCs w:val="24"/>
      <w:lang w:val="de-DE" w:eastAsia="de-DE"/>
    </w:rPr>
  </w:style>
  <w:style w:type="character" w:customStyle="1" w:styleId="MessageHeaderChar">
    <w:name w:val="Message Header Char"/>
    <w:link w:val="MessageHeader"/>
    <w:rsid w:val="004D34C3"/>
    <w:rPr>
      <w:rFonts w:ascii="Arial" w:hAnsi="Arial" w:cs="Arial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rFonts w:ascii="Courier New" w:hAnsi="Courier New" w:cs="Courier New"/>
      <w:sz w:val="20"/>
      <w:szCs w:val="20"/>
      <w:lang w:val="de-DE" w:eastAsia="de-DE"/>
    </w:rPr>
  </w:style>
  <w:style w:type="character" w:customStyle="1" w:styleId="PlainTextChar">
    <w:name w:val="Plain Text Char"/>
    <w:link w:val="PlainText"/>
    <w:uiPriority w:val="99"/>
    <w:rsid w:val="004D34C3"/>
    <w:rPr>
      <w:rFonts w:ascii="Courier New" w:hAnsi="Courier New" w:cs="Courier New"/>
    </w:rPr>
  </w:style>
  <w:style w:type="paragraph" w:styleId="TableofAuthorities">
    <w:name w:val="table of authorities"/>
    <w:basedOn w:val="Normal"/>
    <w:next w:val="Normal"/>
    <w:semiHidden/>
    <w:rsid w:val="004D34C3"/>
    <w:pPr>
      <w:ind w:left="220" w:hanging="220"/>
      <w:jc w:val="both"/>
    </w:pPr>
    <w:rPr>
      <w:szCs w:val="20"/>
      <w:lang w:val="de-DE" w:eastAsia="de-DE"/>
    </w:rPr>
  </w:style>
  <w:style w:type="paragraph" w:styleId="TOAHeading">
    <w:name w:val="toa heading"/>
    <w:basedOn w:val="Normal"/>
    <w:next w:val="Normal"/>
    <w:semiHidden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spacing w:before="120"/>
      <w:jc w:val="both"/>
    </w:pPr>
    <w:rPr>
      <w:rFonts w:cs="Arial"/>
      <w:b/>
      <w:bCs/>
      <w:sz w:val="24"/>
      <w:szCs w:val="24"/>
      <w:lang w:val="de-DE" w:eastAsia="de-DE"/>
    </w:rPr>
  </w:style>
  <w:style w:type="paragraph" w:styleId="NormalWeb">
    <w:name w:val="Normal (Web)"/>
    <w:basedOn w:val="Normal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rPr>
      <w:rFonts w:ascii="Times New Roman" w:hAnsi="Times New Roman"/>
      <w:sz w:val="24"/>
      <w:szCs w:val="24"/>
      <w:lang w:val="de-DE" w:eastAsia="de-DE"/>
    </w:rPr>
  </w:style>
  <w:style w:type="paragraph" w:styleId="BodyTextFirstIndent">
    <w:name w:val="Body Text First Indent"/>
    <w:basedOn w:val="BodyText"/>
    <w:link w:val="BodyTextFirstIndentChar"/>
    <w:rsid w:val="004D34C3"/>
    <w:pPr>
      <w:tabs>
        <w:tab w:val="clear" w:pos="142"/>
        <w:tab w:val="clear" w:pos="8789"/>
        <w:tab w:val="clear" w:pos="9498"/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overflowPunct/>
      <w:autoSpaceDE/>
      <w:autoSpaceDN/>
      <w:adjustRightInd/>
      <w:spacing w:after="120"/>
      <w:ind w:right="0" w:firstLine="210"/>
      <w:jc w:val="both"/>
      <w:textAlignment w:val="auto"/>
    </w:pPr>
    <w:rPr>
      <w:sz w:val="22"/>
      <w:lang w:val="de-DE" w:eastAsia="de-DE"/>
    </w:rPr>
  </w:style>
  <w:style w:type="character" w:customStyle="1" w:styleId="BodyTextChar">
    <w:name w:val="Body Text Char"/>
    <w:link w:val="BodyText"/>
    <w:rsid w:val="004D34C3"/>
    <w:rPr>
      <w:rFonts w:ascii="Arial" w:hAnsi="Arial"/>
      <w:lang w:val="en-GB" w:eastAsia="en-US"/>
    </w:rPr>
  </w:style>
  <w:style w:type="character" w:customStyle="1" w:styleId="BodyTextFirstIndentChar">
    <w:name w:val="Body Text First Indent Char"/>
    <w:link w:val="BodyTextFirstIndent"/>
    <w:rsid w:val="004D34C3"/>
    <w:rPr>
      <w:rFonts w:ascii="Arial" w:hAnsi="Arial"/>
      <w:sz w:val="22"/>
      <w:lang w:val="en-GB" w:eastAsia="en-US"/>
    </w:rPr>
  </w:style>
  <w:style w:type="paragraph" w:styleId="BodyTextFirstIndent2">
    <w:name w:val="Body Text First Indent 2"/>
    <w:basedOn w:val="BodyTextIndent"/>
    <w:link w:val="BodyTextFirstIndent2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overflowPunct/>
      <w:autoSpaceDE/>
      <w:autoSpaceDN/>
      <w:adjustRightInd/>
      <w:spacing w:after="120"/>
      <w:ind w:left="283" w:firstLine="210"/>
      <w:jc w:val="both"/>
      <w:textAlignment w:val="auto"/>
    </w:pPr>
    <w:rPr>
      <w:rFonts w:cs="Times New Roman"/>
      <w:b w:val="0"/>
      <w:bCs w:val="0"/>
      <w:sz w:val="22"/>
      <w:lang w:val="de-DE" w:eastAsia="de-DE"/>
    </w:rPr>
  </w:style>
  <w:style w:type="character" w:customStyle="1" w:styleId="BodyTextIndentChar">
    <w:name w:val="Body Text Indent Char"/>
    <w:link w:val="BodyTextIndent"/>
    <w:rsid w:val="004D34C3"/>
    <w:rPr>
      <w:rFonts w:ascii="Arial" w:hAnsi="Arial" w:cs="Arial"/>
      <w:b/>
      <w:bCs/>
      <w:lang w:val="en-US" w:eastAsia="en-US"/>
    </w:rPr>
  </w:style>
  <w:style w:type="character" w:customStyle="1" w:styleId="BodyTextFirstIndent2Char">
    <w:name w:val="Body Text First Indent 2 Char"/>
    <w:link w:val="BodyTextFirstIndent2"/>
    <w:rsid w:val="004D34C3"/>
    <w:rPr>
      <w:rFonts w:ascii="Arial" w:hAnsi="Arial" w:cs="Arial"/>
      <w:b w:val="0"/>
      <w:bCs w:val="0"/>
      <w:sz w:val="22"/>
      <w:lang w:val="en-US" w:eastAsia="en-US"/>
    </w:rPr>
  </w:style>
  <w:style w:type="paragraph" w:styleId="EnvelopeAddress">
    <w:name w:val="envelope address"/>
    <w:basedOn w:val="Normal"/>
    <w:rsid w:val="004D34C3"/>
    <w:pPr>
      <w:framePr w:w="4320" w:h="2160" w:hRule="exact" w:hSpace="141" w:wrap="auto" w:hAnchor="page" w:xAlign="center" w:yAlign="bottom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1"/>
      <w:jc w:val="both"/>
    </w:pPr>
    <w:rPr>
      <w:rFonts w:cs="Arial"/>
      <w:sz w:val="24"/>
      <w:szCs w:val="24"/>
      <w:lang w:val="de-DE" w:eastAsia="de-DE"/>
    </w:rPr>
  </w:style>
  <w:style w:type="paragraph" w:styleId="Signature">
    <w:name w:val="Signature"/>
    <w:basedOn w:val="Normal"/>
    <w:link w:val="SignatureChar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ind w:left="4252"/>
      <w:jc w:val="both"/>
    </w:pPr>
    <w:rPr>
      <w:szCs w:val="20"/>
      <w:lang w:val="de-DE" w:eastAsia="de-DE"/>
    </w:rPr>
  </w:style>
  <w:style w:type="character" w:customStyle="1" w:styleId="SignatureChar">
    <w:name w:val="Signature Char"/>
    <w:link w:val="Signature"/>
    <w:rsid w:val="004D34C3"/>
    <w:rPr>
      <w:rFonts w:ascii="Arial" w:hAnsi="Arial"/>
      <w:sz w:val="22"/>
    </w:rPr>
  </w:style>
  <w:style w:type="paragraph" w:styleId="TOC1">
    <w:name w:val="toc 1"/>
    <w:basedOn w:val="Normal"/>
    <w:next w:val="Normal"/>
    <w:autoRedefine/>
    <w:semiHidden/>
    <w:rsid w:val="004D34C3"/>
    <w:pPr>
      <w:jc w:val="both"/>
    </w:pPr>
    <w:rPr>
      <w:szCs w:val="20"/>
      <w:lang w:val="de-DE" w:eastAsia="de-DE"/>
    </w:rPr>
  </w:style>
  <w:style w:type="paragraph" w:styleId="TOC2">
    <w:name w:val="toc 2"/>
    <w:basedOn w:val="Normal"/>
    <w:next w:val="Normal"/>
    <w:autoRedefine/>
    <w:semiHidden/>
    <w:rsid w:val="004D34C3"/>
    <w:pPr>
      <w:ind w:left="220"/>
      <w:jc w:val="both"/>
    </w:pPr>
    <w:rPr>
      <w:szCs w:val="20"/>
      <w:lang w:val="de-DE" w:eastAsia="de-DE"/>
    </w:rPr>
  </w:style>
  <w:style w:type="paragraph" w:styleId="TOC3">
    <w:name w:val="toc 3"/>
    <w:basedOn w:val="Normal"/>
    <w:next w:val="Normal"/>
    <w:autoRedefine/>
    <w:semiHidden/>
    <w:rsid w:val="004D34C3"/>
    <w:pPr>
      <w:ind w:left="440"/>
      <w:jc w:val="both"/>
    </w:pPr>
    <w:rPr>
      <w:szCs w:val="20"/>
      <w:lang w:val="de-DE" w:eastAsia="de-DE"/>
    </w:rPr>
  </w:style>
  <w:style w:type="paragraph" w:styleId="TOC4">
    <w:name w:val="toc 4"/>
    <w:basedOn w:val="Normal"/>
    <w:next w:val="Normal"/>
    <w:autoRedefine/>
    <w:semiHidden/>
    <w:rsid w:val="004D34C3"/>
    <w:pPr>
      <w:ind w:left="660"/>
      <w:jc w:val="both"/>
    </w:pPr>
    <w:rPr>
      <w:szCs w:val="20"/>
      <w:lang w:val="de-DE" w:eastAsia="de-DE"/>
    </w:rPr>
  </w:style>
  <w:style w:type="paragraph" w:styleId="TOC5">
    <w:name w:val="toc 5"/>
    <w:basedOn w:val="Normal"/>
    <w:next w:val="Normal"/>
    <w:autoRedefine/>
    <w:semiHidden/>
    <w:rsid w:val="004D34C3"/>
    <w:pPr>
      <w:ind w:left="880"/>
      <w:jc w:val="both"/>
    </w:pPr>
    <w:rPr>
      <w:szCs w:val="20"/>
      <w:lang w:val="de-DE" w:eastAsia="de-DE"/>
    </w:rPr>
  </w:style>
  <w:style w:type="paragraph" w:styleId="TOC6">
    <w:name w:val="toc 6"/>
    <w:basedOn w:val="Normal"/>
    <w:next w:val="Normal"/>
    <w:autoRedefine/>
    <w:semiHidden/>
    <w:rsid w:val="004D34C3"/>
    <w:pPr>
      <w:ind w:left="1100"/>
      <w:jc w:val="both"/>
    </w:pPr>
    <w:rPr>
      <w:szCs w:val="20"/>
      <w:lang w:val="de-DE" w:eastAsia="de-DE"/>
    </w:rPr>
  </w:style>
  <w:style w:type="paragraph" w:styleId="TOC7">
    <w:name w:val="toc 7"/>
    <w:basedOn w:val="Normal"/>
    <w:next w:val="Normal"/>
    <w:autoRedefine/>
    <w:semiHidden/>
    <w:rsid w:val="004D34C3"/>
    <w:pPr>
      <w:ind w:left="1320"/>
      <w:jc w:val="both"/>
    </w:pPr>
    <w:rPr>
      <w:szCs w:val="20"/>
      <w:lang w:val="de-DE" w:eastAsia="de-DE"/>
    </w:rPr>
  </w:style>
  <w:style w:type="paragraph" w:styleId="TOC8">
    <w:name w:val="toc 8"/>
    <w:basedOn w:val="Normal"/>
    <w:next w:val="Normal"/>
    <w:autoRedefine/>
    <w:semiHidden/>
    <w:rsid w:val="004D34C3"/>
    <w:pPr>
      <w:ind w:left="1540"/>
      <w:jc w:val="both"/>
    </w:pPr>
    <w:rPr>
      <w:szCs w:val="20"/>
      <w:lang w:val="de-DE" w:eastAsia="de-DE"/>
    </w:rPr>
  </w:style>
  <w:style w:type="paragraph" w:styleId="TOC9">
    <w:name w:val="toc 9"/>
    <w:basedOn w:val="Normal"/>
    <w:next w:val="Normal"/>
    <w:autoRedefine/>
    <w:semiHidden/>
    <w:rsid w:val="004D34C3"/>
    <w:pPr>
      <w:ind w:left="1760"/>
      <w:jc w:val="both"/>
    </w:pPr>
    <w:rPr>
      <w:szCs w:val="20"/>
      <w:lang w:val="de-DE" w:eastAsia="de-DE"/>
    </w:rPr>
  </w:style>
  <w:style w:type="table" w:styleId="TableGrid">
    <w:name w:val="Table Grid"/>
    <w:basedOn w:val="TableNormal"/>
    <w:uiPriority w:val="39"/>
    <w:rsid w:val="004D34C3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6840"/>
        <w:tab w:val="left" w:pos="7080"/>
        <w:tab w:val="left" w:pos="7560"/>
        <w:tab w:val="left" w:pos="9000"/>
      </w:tabs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1">
    <w:name w:val="Formatvorlage1"/>
    <w:basedOn w:val="Closing"/>
    <w:rsid w:val="004D34C3"/>
    <w:pPr>
      <w:tabs>
        <w:tab w:val="clear" w:pos="600"/>
        <w:tab w:val="clear" w:pos="1200"/>
        <w:tab w:val="clear" w:pos="1800"/>
        <w:tab w:val="clear" w:pos="2400"/>
        <w:tab w:val="clear" w:pos="3000"/>
        <w:tab w:val="clear" w:pos="3600"/>
        <w:tab w:val="clear" w:pos="4200"/>
        <w:tab w:val="clear" w:pos="4800"/>
        <w:tab w:val="clear" w:pos="5400"/>
        <w:tab w:val="clear" w:pos="6000"/>
        <w:tab w:val="clear" w:pos="6600"/>
        <w:tab w:val="clear" w:pos="6840"/>
        <w:tab w:val="clear" w:pos="7080"/>
        <w:tab w:val="clear" w:pos="7560"/>
        <w:tab w:val="clear" w:pos="9000"/>
      </w:tabs>
      <w:ind w:left="0"/>
      <w:jc w:val="center"/>
    </w:pPr>
    <w:rPr>
      <w:rFonts w:ascii="Times New Roman" w:hAnsi="Times New Roman"/>
      <w:b/>
      <w:sz w:val="18"/>
      <w:szCs w:val="18"/>
      <w:lang w:val="de-AT"/>
    </w:rPr>
  </w:style>
  <w:style w:type="character" w:customStyle="1" w:styleId="EcsTextTableAufzChar">
    <w:name w:val="EcsTextTableAufz Char"/>
    <w:link w:val="EcsTextTableAufz"/>
    <w:rsid w:val="004D34C3"/>
    <w:rPr>
      <w:rFonts w:ascii="Arial" w:hAnsi="Arial" w:cs="Arial"/>
      <w:color w:val="000000"/>
      <w:sz w:val="22"/>
      <w:szCs w:val="22"/>
      <w:lang w:val="en-US" w:eastAsia="en-US"/>
    </w:rPr>
  </w:style>
  <w:style w:type="character" w:customStyle="1" w:styleId="Heading1Char">
    <w:name w:val="Heading 1 Char"/>
    <w:link w:val="Heading1"/>
    <w:rsid w:val="004D34C3"/>
    <w:rPr>
      <w:rFonts w:ascii="Arial" w:hAnsi="Arial" w:cs="Arial"/>
      <w:b/>
      <w:bCs/>
      <w:lang w:val="en-US" w:eastAsia="en-US"/>
    </w:rPr>
  </w:style>
  <w:style w:type="character" w:customStyle="1" w:styleId="Heading3Char">
    <w:name w:val="Heading 3 Char"/>
    <w:link w:val="Heading3"/>
    <w:rsid w:val="004D34C3"/>
    <w:rPr>
      <w:rFonts w:ascii="CG Times" w:hAnsi="CG Times" w:cs="CG Times"/>
      <w:b/>
      <w:bCs/>
      <w:sz w:val="22"/>
      <w:szCs w:val="22"/>
      <w:lang w:val="en-GB" w:eastAsia="en-US"/>
    </w:rPr>
  </w:style>
  <w:style w:type="character" w:customStyle="1" w:styleId="Heading4Char">
    <w:name w:val="Heading 4 Char"/>
    <w:link w:val="Heading4"/>
    <w:rsid w:val="004D34C3"/>
    <w:rPr>
      <w:rFonts w:ascii="Arial" w:hAnsi="Arial" w:cs="Arial"/>
      <w:b/>
      <w:bCs/>
      <w:sz w:val="32"/>
      <w:szCs w:val="32"/>
      <w:lang w:val="en-GB" w:eastAsia="en-US"/>
    </w:rPr>
  </w:style>
  <w:style w:type="character" w:customStyle="1" w:styleId="Heading8Char">
    <w:name w:val="Heading 8 Char"/>
    <w:link w:val="Heading8"/>
    <w:rsid w:val="004D34C3"/>
    <w:rPr>
      <w:rFonts w:ascii="Arial" w:hAnsi="Arial" w:cs="Arial"/>
      <w:b/>
      <w:bCs/>
      <w:sz w:val="22"/>
      <w:szCs w:val="22"/>
      <w:lang w:val="en-GB" w:eastAsia="en-US"/>
    </w:rPr>
  </w:style>
  <w:style w:type="character" w:customStyle="1" w:styleId="TitleChar">
    <w:name w:val="Title Char"/>
    <w:link w:val="Title"/>
    <w:rsid w:val="004D34C3"/>
    <w:rPr>
      <w:rFonts w:ascii="Arial" w:hAnsi="Arial"/>
      <w:b/>
      <w:sz w:val="28"/>
      <w:lang w:val="en-GB" w:eastAsia="fr-FR"/>
    </w:rPr>
  </w:style>
  <w:style w:type="paragraph" w:styleId="ListParagraph">
    <w:name w:val="List Paragraph"/>
    <w:basedOn w:val="Normal"/>
    <w:uiPriority w:val="34"/>
    <w:qFormat/>
    <w:rsid w:val="00AC4BE8"/>
    <w:pPr>
      <w:spacing w:after="120"/>
      <w:ind w:left="720" w:hanging="284"/>
      <w:contextualSpacing/>
      <w:jc w:val="both"/>
    </w:pPr>
    <w:rPr>
      <w:sz w:val="20"/>
      <w:szCs w:val="24"/>
      <w:lang w:val="en-US" w:eastAsia="en-US"/>
    </w:rPr>
  </w:style>
  <w:style w:type="character" w:customStyle="1" w:styleId="form-control">
    <w:name w:val="form-control"/>
    <w:basedOn w:val="DefaultParagraphFont"/>
    <w:rsid w:val="00DF6AE0"/>
  </w:style>
  <w:style w:type="character" w:styleId="Hyperlink">
    <w:name w:val="Hyperlink"/>
    <w:basedOn w:val="DefaultParagraphFont"/>
    <w:uiPriority w:val="99"/>
    <w:semiHidden/>
    <w:unhideWhenUsed/>
    <w:rsid w:val="002C4A6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7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9708">
                                      <w:marLeft w:val="48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7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96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12218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en%20Grellmann\CIG%20Procedere\ECS%20Dokumente\PD%20CIG%20023%20-%20May%202009_de_final_Standard_2010-01-25-j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53C83E04509704DBEE431A8DC6EED18" ma:contentTypeVersion="11" ma:contentTypeDescription="Ein neues Dokument erstellen." ma:contentTypeScope="" ma:versionID="0b376509d1de2e0aa76f0e49b7d0a278">
  <xsd:schema xmlns:xsd="http://www.w3.org/2001/XMLSchema" xmlns:xs="http://www.w3.org/2001/XMLSchema" xmlns:p="http://schemas.microsoft.com/office/2006/metadata/properties" xmlns:ns3="c81ac770-aba0-4dcd-a584-e85143e5305c" targetNamespace="http://schemas.microsoft.com/office/2006/metadata/properties" ma:root="true" ma:fieldsID="1d127af624108d3b43d3f2475a5e5efa" ns3:_="">
    <xsd:import namespace="c81ac770-aba0-4dcd-a584-e85143e530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ac770-aba0-4dcd-a584-e85143e53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C9C381-6B5B-47B8-84D0-65B9836580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5BB276-C445-4D6C-ADA7-97B2ABFEE4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E7F14D-79C7-4C9E-A537-721A6E0CC1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24788A-02AB-40EC-B11C-6C935B5D8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ac770-aba0-4dcd-a584-e85143e53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 CIG 023 - May 2009_de_final_Standard_2010-01-25-jh.dot</Template>
  <TotalTime>2467</TotalTime>
  <Pages>9</Pages>
  <Words>1920</Words>
  <Characters>10949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CB-FCS - Zusammenfassende Bewertung / Evaluation Summary - Erstbesichtigung / First Factory Inspection</vt:lpstr>
      <vt:lpstr>CB-FCS - Zusammenfassende Bewertung / Evaluation Summary - Erstbesichtigung / First Factory Inspection</vt:lpstr>
    </vt:vector>
  </TitlesOfParts>
  <Company>Nemko</Company>
  <LinksUpToDate>false</LinksUpToDate>
  <CharactersWithSpaces>12844</CharactersWithSpaces>
  <SharedDoc>false</SharedDoc>
  <HLinks>
    <vt:vector size="6" baseType="variant">
      <vt:variant>
        <vt:i4>5242911</vt:i4>
      </vt:variant>
      <vt:variant>
        <vt:i4>1210</vt:i4>
      </vt:variant>
      <vt:variant>
        <vt:i4>0</vt:i4>
      </vt:variant>
      <vt:variant>
        <vt:i4>5</vt:i4>
      </vt:variant>
      <vt:variant>
        <vt:lpwstr>http://dict.leo.org/ende?lp=ende&amp;p=Ci4HO3kMAA&amp;search=legislation&amp;trestr=0x801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CB-FCS - Zusammenfassende Bewertung / Evaluation Summary - Erstbesichtigung / First Factory Inspection</dc:title>
  <dc:subject/>
  <dc:creator>Nigal Paul</dc:creator>
  <cp:keywords/>
  <cp:lastModifiedBy>Kerina Thomas</cp:lastModifiedBy>
  <cp:revision>363</cp:revision>
  <cp:lastPrinted>2019-04-01T14:56:00Z</cp:lastPrinted>
  <dcterms:created xsi:type="dcterms:W3CDTF">2023-11-12T08:26:00Z</dcterms:created>
  <dcterms:modified xsi:type="dcterms:W3CDTF">2026-04-26T20:08:00Z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2021-09-13T13:26:55Z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b3af3965-7702-4741-a952-9da0bcb01b01</vt:lpwstr>
  </property>
  <property fmtid="{D5CDD505-2E9C-101B-9397-08002B2CF9AE}" pid="8" name="MSIP_Label_d3d538fd-7cd2-4b8b-bd42-f6ee8cc1e568_ContentBits">
    <vt:lpwstr>0</vt:lpwstr>
  </property>
  <property fmtid="{D5CDD505-2E9C-101B-9397-08002B2CF9AE}" pid="9" name="ContentTypeId">
    <vt:lpwstr>0x010100253C83E04509704DBEE431A8DC6EED18</vt:lpwstr>
  </property>
</Properties>
</file>